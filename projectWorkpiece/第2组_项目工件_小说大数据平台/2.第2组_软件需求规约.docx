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Layout w:type="fixed"/>
        <w:tblCellMar>
          <w:top w:w="0" w:type="dxa"/>
          <w:left w:w="108" w:type="dxa"/>
          <w:bottom w:w="0" w:type="dxa"/>
          <w:right w:w="108" w:type="dxa"/>
        </w:tblCellMar>
      </w:tblPr>
      <w:tblGrid>
        <w:gridCol w:w="1960"/>
        <w:gridCol w:w="7148"/>
      </w:tblGrid>
      <w:tr w14:paraId="2C4EAC22">
        <w:tblPrEx>
          <w:tblCellMar>
            <w:top w:w="0" w:type="dxa"/>
            <w:left w:w="108" w:type="dxa"/>
            <w:bottom w:w="0" w:type="dxa"/>
            <w:right w:w="108" w:type="dxa"/>
          </w:tblCellMar>
        </w:tblPrEx>
        <w:trPr>
          <w:trHeight w:val="2700" w:hRule="atLeast"/>
        </w:trPr>
        <w:tc>
          <w:tcPr>
            <w:tcW w:w="1960" w:type="dxa"/>
            <w:shd w:val="clear" w:color="auto" w:fill="CCCCCC"/>
            <w:noWrap w:val="0"/>
            <w:vAlign w:val="top"/>
          </w:tcPr>
          <w:p w14:paraId="31718D63">
            <w:pPr>
              <w:keepNext w:val="0"/>
              <w:keepLines w:val="0"/>
              <w:suppressLineNumbers w:val="0"/>
              <w:spacing w:before="0" w:beforeAutospacing="0" w:after="0" w:afterAutospacing="0"/>
              <w:ind w:left="0" w:right="100"/>
              <w:rPr>
                <w:rFonts w:hint="eastAsia"/>
                <w:b/>
                <w:sz w:val="20"/>
                <w:szCs w:val="20"/>
              </w:rPr>
            </w:pPr>
          </w:p>
        </w:tc>
        <w:tc>
          <w:tcPr>
            <w:tcW w:w="7148" w:type="dxa"/>
            <w:noWrap w:val="0"/>
            <w:vAlign w:val="top"/>
          </w:tcPr>
          <w:tbl>
            <w:tblPr>
              <w:tblStyle w:val="1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463E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3FA00AC7">
                  <w:pPr>
                    <w:keepNext w:val="0"/>
                    <w:keepLines w:val="0"/>
                    <w:suppressLineNumbers w:val="0"/>
                    <w:spacing w:before="0" w:beforeAutospacing="0" w:after="0" w:afterAutospacing="0"/>
                    <w:ind w:left="0" w:right="0"/>
                    <w:jc w:val="distribute"/>
                    <w:rPr>
                      <w:rFonts w:hint="eastAsia"/>
                      <w:b/>
                      <w:sz w:val="20"/>
                      <w:szCs w:val="20"/>
                    </w:rPr>
                  </w:pPr>
                  <w:r>
                    <w:rPr>
                      <w:rFonts w:hint="eastAsia"/>
                      <w:b/>
                      <w:sz w:val="20"/>
                      <w:szCs w:val="20"/>
                    </w:rPr>
                    <w:t>卷    号</w:t>
                  </w:r>
                </w:p>
              </w:tc>
              <w:tc>
                <w:tcPr>
                  <w:tcW w:w="1980" w:type="dxa"/>
                  <w:noWrap w:val="0"/>
                  <w:vAlign w:val="top"/>
                </w:tcPr>
                <w:p w14:paraId="127625D9">
                  <w:pPr>
                    <w:keepNext w:val="0"/>
                    <w:keepLines w:val="0"/>
                    <w:suppressLineNumbers w:val="0"/>
                    <w:spacing w:before="0" w:beforeAutospacing="0" w:after="0" w:afterAutospacing="0"/>
                    <w:ind w:left="0" w:right="0"/>
                    <w:rPr>
                      <w:rFonts w:hint="default"/>
                      <w:b/>
                      <w:sz w:val="20"/>
                      <w:szCs w:val="20"/>
                    </w:rPr>
                  </w:pPr>
                </w:p>
              </w:tc>
            </w:tr>
            <w:tr w14:paraId="7621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31A6FB68">
                  <w:pPr>
                    <w:keepNext w:val="0"/>
                    <w:keepLines w:val="0"/>
                    <w:suppressLineNumbers w:val="0"/>
                    <w:spacing w:before="0" w:beforeAutospacing="0" w:after="0" w:afterAutospacing="0"/>
                    <w:ind w:left="0" w:right="0"/>
                    <w:jc w:val="distribute"/>
                    <w:rPr>
                      <w:rFonts w:hint="default"/>
                      <w:b/>
                      <w:sz w:val="20"/>
                      <w:szCs w:val="20"/>
                    </w:rPr>
                  </w:pPr>
                  <w:r>
                    <w:rPr>
                      <w:rFonts w:hint="eastAsia"/>
                      <w:b/>
                      <w:sz w:val="20"/>
                      <w:szCs w:val="20"/>
                    </w:rPr>
                    <w:t>卷内编号</w:t>
                  </w:r>
                </w:p>
              </w:tc>
              <w:tc>
                <w:tcPr>
                  <w:tcW w:w="1980" w:type="dxa"/>
                  <w:noWrap w:val="0"/>
                  <w:vAlign w:val="top"/>
                </w:tcPr>
                <w:p w14:paraId="51F11EDB">
                  <w:pPr>
                    <w:keepNext w:val="0"/>
                    <w:keepLines w:val="0"/>
                    <w:suppressLineNumbers w:val="0"/>
                    <w:spacing w:before="0" w:beforeAutospacing="0" w:after="0" w:afterAutospacing="0"/>
                    <w:ind w:left="0" w:right="0"/>
                    <w:rPr>
                      <w:rFonts w:hint="default"/>
                      <w:b/>
                      <w:sz w:val="20"/>
                      <w:szCs w:val="20"/>
                    </w:rPr>
                  </w:pPr>
                </w:p>
              </w:tc>
            </w:tr>
            <w:tr w14:paraId="3F58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7F1DAA36">
                  <w:pPr>
                    <w:keepNext w:val="0"/>
                    <w:keepLines w:val="0"/>
                    <w:suppressLineNumbers w:val="0"/>
                    <w:spacing w:before="0" w:beforeAutospacing="0" w:after="0" w:afterAutospacing="0"/>
                    <w:ind w:left="0" w:right="0"/>
                    <w:jc w:val="distribute"/>
                    <w:rPr>
                      <w:rFonts w:hint="eastAsia"/>
                      <w:b/>
                      <w:sz w:val="20"/>
                      <w:szCs w:val="20"/>
                    </w:rPr>
                  </w:pPr>
                  <w:r>
                    <w:rPr>
                      <w:rFonts w:hint="eastAsia"/>
                      <w:b/>
                      <w:sz w:val="20"/>
                      <w:szCs w:val="20"/>
                    </w:rPr>
                    <w:t>密    级</w:t>
                  </w:r>
                </w:p>
              </w:tc>
              <w:tc>
                <w:tcPr>
                  <w:tcW w:w="1980" w:type="dxa"/>
                  <w:noWrap w:val="0"/>
                  <w:vAlign w:val="top"/>
                </w:tcPr>
                <w:p w14:paraId="370C2BDA">
                  <w:pPr>
                    <w:keepNext w:val="0"/>
                    <w:keepLines w:val="0"/>
                    <w:suppressLineNumbers w:val="0"/>
                    <w:spacing w:before="0" w:beforeAutospacing="0" w:after="0" w:afterAutospacing="0"/>
                    <w:ind w:left="0" w:right="0"/>
                    <w:rPr>
                      <w:rFonts w:hint="default"/>
                      <w:b/>
                      <w:sz w:val="20"/>
                      <w:szCs w:val="20"/>
                    </w:rPr>
                  </w:pPr>
                </w:p>
              </w:tc>
            </w:tr>
          </w:tbl>
          <w:p w14:paraId="446AAC03">
            <w:pPr>
              <w:keepNext w:val="0"/>
              <w:keepLines w:val="0"/>
              <w:suppressLineNumbers w:val="0"/>
              <w:spacing w:before="0" w:beforeAutospacing="0" w:after="0" w:afterAutospacing="0"/>
              <w:ind w:left="0" w:right="100"/>
              <w:jc w:val="right"/>
              <w:rPr>
                <w:rFonts w:hint="eastAsia"/>
                <w:b/>
                <w:sz w:val="20"/>
                <w:szCs w:val="20"/>
              </w:rPr>
            </w:pPr>
          </w:p>
          <w:p w14:paraId="01C2D42B">
            <w:pPr>
              <w:keepNext w:val="0"/>
              <w:keepLines w:val="0"/>
              <w:suppressLineNumbers w:val="0"/>
              <w:spacing w:before="0" w:beforeAutospacing="0" w:after="0" w:afterAutospacing="0"/>
              <w:ind w:left="0" w:right="100"/>
              <w:jc w:val="right"/>
              <w:rPr>
                <w:rFonts w:hint="eastAsia"/>
                <w:b/>
                <w:sz w:val="20"/>
                <w:szCs w:val="20"/>
              </w:rPr>
            </w:pPr>
          </w:p>
          <w:p w14:paraId="3617CFC4">
            <w:pPr>
              <w:keepNext w:val="0"/>
              <w:keepLines w:val="0"/>
              <w:suppressLineNumbers w:val="0"/>
              <w:spacing w:before="0" w:beforeAutospacing="0" w:after="0" w:afterAutospacing="0"/>
              <w:ind w:left="0" w:right="100"/>
              <w:jc w:val="right"/>
              <w:rPr>
                <w:rFonts w:hint="eastAsia"/>
                <w:b/>
                <w:sz w:val="20"/>
                <w:szCs w:val="20"/>
              </w:rPr>
            </w:pPr>
          </w:p>
          <w:p w14:paraId="5CCFD4F2">
            <w:pPr>
              <w:keepNext w:val="0"/>
              <w:keepLines w:val="0"/>
              <w:suppressLineNumbers w:val="0"/>
              <w:spacing w:before="0" w:beforeAutospacing="0" w:after="0" w:afterAutospacing="0"/>
              <w:ind w:left="0" w:right="100"/>
              <w:jc w:val="right"/>
              <w:rPr>
                <w:rFonts w:hint="eastAsia"/>
                <w:b/>
                <w:sz w:val="20"/>
                <w:szCs w:val="20"/>
              </w:rPr>
            </w:pPr>
          </w:p>
          <w:p w14:paraId="64AD17B9">
            <w:pPr>
              <w:keepNext w:val="0"/>
              <w:keepLines w:val="0"/>
              <w:suppressLineNumbers w:val="0"/>
              <w:spacing w:before="0" w:beforeAutospacing="0" w:after="0" w:afterAutospacing="0"/>
              <w:ind w:left="0" w:right="100"/>
              <w:jc w:val="right"/>
              <w:rPr>
                <w:rFonts w:hint="eastAsia"/>
                <w:b/>
                <w:sz w:val="20"/>
                <w:szCs w:val="20"/>
              </w:rPr>
            </w:pPr>
          </w:p>
          <w:p w14:paraId="7B2573B2">
            <w:pPr>
              <w:keepNext w:val="0"/>
              <w:keepLines w:val="0"/>
              <w:suppressLineNumbers w:val="0"/>
              <w:spacing w:before="0" w:beforeAutospacing="0" w:after="0" w:afterAutospacing="0"/>
              <w:ind w:left="0" w:right="100"/>
              <w:jc w:val="right"/>
              <w:rPr>
                <w:rFonts w:hint="eastAsia"/>
                <w:b/>
                <w:sz w:val="20"/>
                <w:szCs w:val="20"/>
              </w:rPr>
            </w:pPr>
          </w:p>
          <w:p w14:paraId="37EAA2D7">
            <w:pPr>
              <w:keepNext w:val="0"/>
              <w:keepLines w:val="0"/>
              <w:suppressLineNumbers w:val="0"/>
              <w:spacing w:before="0" w:beforeAutospacing="0" w:after="0" w:afterAutospacing="0"/>
              <w:ind w:left="0" w:right="100"/>
              <w:jc w:val="right"/>
              <w:rPr>
                <w:rFonts w:hint="eastAsia"/>
                <w:b/>
                <w:sz w:val="20"/>
                <w:szCs w:val="20"/>
              </w:rPr>
            </w:pPr>
          </w:p>
          <w:p w14:paraId="23308A77">
            <w:pPr>
              <w:keepNext w:val="0"/>
              <w:keepLines w:val="0"/>
              <w:suppressLineNumbers w:val="0"/>
              <w:spacing w:before="0" w:beforeAutospacing="0" w:after="0" w:afterAutospacing="0"/>
              <w:ind w:left="0" w:right="100"/>
              <w:rPr>
                <w:rFonts w:hint="eastAsia"/>
                <w:b/>
                <w:sz w:val="20"/>
                <w:szCs w:val="20"/>
              </w:rPr>
            </w:pPr>
          </w:p>
          <w:p w14:paraId="7CB24073">
            <w:pPr>
              <w:pStyle w:val="14"/>
              <w:keepNext w:val="0"/>
              <w:keepLines w:val="0"/>
              <w:suppressLineNumbers w:val="0"/>
              <w:spacing w:before="0" w:beforeAutospacing="0" w:after="0" w:afterAutospacing="0"/>
              <w:ind w:left="0" w:right="0"/>
              <w:rPr>
                <w:rFonts w:hint="default" w:eastAsia="宋体"/>
                <w:sz w:val="24"/>
                <w:szCs w:val="20"/>
                <w:lang w:val="en-US" w:eastAsia="zh-CN"/>
              </w:rPr>
            </w:pPr>
            <w:r>
              <w:rPr>
                <w:rFonts w:hint="default"/>
                <w:sz w:val="24"/>
                <w:szCs w:val="20"/>
              </w:rPr>
              <w:t>项目编号:</w:t>
            </w:r>
            <w:r>
              <w:rPr>
                <w:rFonts w:hint="eastAsia"/>
                <w:sz w:val="24"/>
                <w:szCs w:val="20"/>
              </w:rPr>
              <w:t xml:space="preserve"> </w:t>
            </w:r>
            <w:r>
              <w:rPr>
                <w:rFonts w:hint="eastAsia"/>
                <w:sz w:val="24"/>
                <w:szCs w:val="20"/>
                <w:lang w:val="en-US" w:eastAsia="zh-CN"/>
              </w:rPr>
              <w:t>XJTU20260305VS001</w:t>
            </w:r>
          </w:p>
          <w:p w14:paraId="588F7944">
            <w:pPr>
              <w:pStyle w:val="14"/>
              <w:keepNext w:val="0"/>
              <w:keepLines w:val="0"/>
              <w:suppressLineNumbers w:val="0"/>
              <w:spacing w:before="0" w:beforeAutospacing="0" w:after="0" w:afterAutospacing="0"/>
              <w:ind w:left="0" w:right="0"/>
              <w:rPr>
                <w:rFonts w:hint="default" w:eastAsia="宋体"/>
                <w:sz w:val="44"/>
                <w:szCs w:val="20"/>
                <w:lang w:val="en-US" w:eastAsia="zh-CN"/>
              </w:rPr>
            </w:pPr>
            <w:r>
              <w:rPr>
                <w:rFonts w:hint="eastAsia"/>
                <w:sz w:val="44"/>
                <w:szCs w:val="48"/>
                <w:lang w:eastAsia="zh-CN"/>
              </w:rPr>
              <w:t>小说网站大数据分析</w:t>
            </w:r>
            <w:r>
              <w:rPr>
                <w:rFonts w:hint="eastAsia"/>
                <w:sz w:val="44"/>
                <w:szCs w:val="48"/>
                <w:lang w:val="en-US" w:eastAsia="zh-CN"/>
              </w:rPr>
              <w:t>平台</w:t>
            </w:r>
          </w:p>
        </w:tc>
      </w:tr>
      <w:tr w14:paraId="70E33161">
        <w:tblPrEx>
          <w:tblCellMar>
            <w:top w:w="0" w:type="dxa"/>
            <w:left w:w="108" w:type="dxa"/>
            <w:bottom w:w="0" w:type="dxa"/>
            <w:right w:w="108" w:type="dxa"/>
          </w:tblCellMar>
        </w:tblPrEx>
        <w:trPr>
          <w:cantSplit/>
          <w:trHeight w:val="7208" w:hRule="atLeast"/>
        </w:trPr>
        <w:tc>
          <w:tcPr>
            <w:tcW w:w="1960" w:type="dxa"/>
            <w:vMerge w:val="restart"/>
            <w:shd w:val="clear" w:color="auto" w:fill="CCCCCC"/>
            <w:noWrap w:val="0"/>
            <w:vAlign w:val="bottom"/>
          </w:tcPr>
          <w:p w14:paraId="579DFCE1">
            <w:pPr>
              <w:pStyle w:val="14"/>
              <w:keepNext w:val="0"/>
              <w:keepLines w:val="0"/>
              <w:suppressLineNumbers w:val="0"/>
              <w:spacing w:before="0" w:beforeAutospacing="0" w:after="0" w:afterAutospacing="0"/>
              <w:ind w:left="0" w:right="0"/>
              <w:jc w:val="both"/>
              <w:rPr>
                <w:rFonts w:hint="eastAsia"/>
                <w:b w:val="0"/>
                <w:sz w:val="21"/>
                <w:szCs w:val="20"/>
              </w:rPr>
            </w:pPr>
            <w:r>
              <w:rPr>
                <w:rFonts w:hint="eastAsia"/>
                <w:b w:val="0"/>
                <w:sz w:val="21"/>
                <w:szCs w:val="20"/>
              </w:rPr>
              <w:t>分类:</w:t>
            </w:r>
            <w:r>
              <w:rPr>
                <w:rFonts w:hint="default"/>
                <w:b w:val="0"/>
                <w:sz w:val="21"/>
                <w:szCs w:val="20"/>
              </w:rPr>
              <w:fldChar w:fldCharType="begin"/>
            </w:r>
            <w:r>
              <w:rPr>
                <w:rFonts w:hint="default"/>
                <w:b w:val="0"/>
                <w:sz w:val="21"/>
                <w:szCs w:val="20"/>
              </w:rPr>
              <w:instrText xml:space="preserve"> DOCPROPERTY "Category"  \* MERGEFORMAT </w:instrText>
            </w:r>
            <w:r>
              <w:rPr>
                <w:rFonts w:hint="default"/>
                <w:b w:val="0"/>
                <w:sz w:val="21"/>
                <w:szCs w:val="20"/>
              </w:rPr>
              <w:fldChar w:fldCharType="separate"/>
            </w:r>
            <w:r>
              <w:rPr>
                <w:rFonts w:hint="default"/>
                <w:b w:val="0"/>
                <w:sz w:val="21"/>
                <w:szCs w:val="20"/>
              </w:rPr>
              <w:fldChar w:fldCharType="end"/>
            </w:r>
          </w:p>
          <w:p w14:paraId="73F04E75">
            <w:pPr>
              <w:keepNext w:val="0"/>
              <w:keepLines w:val="0"/>
              <w:suppressLineNumbers w:val="0"/>
              <w:spacing w:before="0" w:beforeAutospacing="0" w:after="0" w:afterAutospacing="0"/>
              <w:ind w:left="718" w:right="0" w:hanging="718" w:hangingChars="342"/>
              <w:jc w:val="both"/>
              <w:rPr>
                <w:rFonts w:hint="eastAsia"/>
                <w:sz w:val="21"/>
                <w:szCs w:val="20"/>
                <w:u w:val="single"/>
              </w:rPr>
            </w:pPr>
            <w:r>
              <w:rPr>
                <w:rFonts w:hint="eastAsia"/>
                <w:sz w:val="21"/>
                <w:szCs w:val="20"/>
              </w:rPr>
              <w:t>使用者:高级管理者、项目经理、项目组成员</w:t>
            </w:r>
          </w:p>
          <w:p w14:paraId="64CCEBB7">
            <w:pPr>
              <w:keepNext w:val="0"/>
              <w:keepLines w:val="0"/>
              <w:suppressLineNumbers w:val="0"/>
              <w:spacing w:before="0" w:beforeAutospacing="0" w:after="0" w:afterAutospacing="0"/>
              <w:ind w:left="684" w:right="0" w:hanging="684" w:hangingChars="342"/>
              <w:rPr>
                <w:rFonts w:hint="eastAsia" w:ascii="宋体" w:hAnsi="宋体"/>
                <w:sz w:val="20"/>
                <w:szCs w:val="20"/>
              </w:rPr>
            </w:pPr>
          </w:p>
          <w:p w14:paraId="14753E69">
            <w:pPr>
              <w:keepNext w:val="0"/>
              <w:keepLines w:val="0"/>
              <w:suppressLineNumbers w:val="0"/>
              <w:spacing w:before="0" w:beforeAutospacing="0" w:after="0" w:afterAutospacing="0"/>
              <w:ind w:left="684" w:right="0" w:hanging="684" w:hangingChars="342"/>
              <w:rPr>
                <w:rFonts w:hint="eastAsia" w:ascii="宋体" w:hAnsi="宋体"/>
                <w:sz w:val="20"/>
                <w:szCs w:val="20"/>
                <w:u w:val="single"/>
              </w:rPr>
            </w:pPr>
          </w:p>
          <w:p w14:paraId="375C4831">
            <w:pPr>
              <w:keepNext w:val="0"/>
              <w:keepLines w:val="0"/>
              <w:suppressLineNumbers w:val="0"/>
              <w:spacing w:before="0" w:beforeAutospacing="0" w:after="0" w:afterAutospacing="0"/>
              <w:ind w:left="0" w:right="0"/>
              <w:rPr>
                <w:rFonts w:hint="eastAsia" w:ascii="宋体" w:hAnsi="宋体"/>
                <w:sz w:val="20"/>
                <w:szCs w:val="20"/>
              </w:rPr>
            </w:pPr>
          </w:p>
        </w:tc>
        <w:tc>
          <w:tcPr>
            <w:tcW w:w="7148" w:type="dxa"/>
            <w:noWrap w:val="0"/>
            <w:vAlign w:val="top"/>
          </w:tcPr>
          <w:p w14:paraId="6E696733">
            <w:pPr>
              <w:pStyle w:val="7"/>
              <w:keepNext w:val="0"/>
              <w:keepLines w:val="0"/>
              <w:suppressLineNumbers w:val="0"/>
              <w:spacing w:before="0" w:beforeAutospacing="0" w:after="0" w:afterAutospacing="0"/>
              <w:ind w:right="0"/>
              <w:rPr>
                <w:rFonts w:hint="eastAsia"/>
                <w:sz w:val="10"/>
                <w:szCs w:val="20"/>
              </w:rPr>
            </w:pPr>
          </w:p>
          <w:p w14:paraId="62E096A5">
            <w:pPr>
              <w:pStyle w:val="14"/>
              <w:keepNext w:val="0"/>
              <w:keepLines w:val="0"/>
              <w:suppressLineNumbers w:val="0"/>
              <w:spacing w:before="0" w:beforeAutospacing="0" w:after="0" w:afterAutospacing="0"/>
              <w:ind w:left="0" w:right="0"/>
              <w:rPr>
                <w:rFonts w:hint="eastAsia"/>
                <w:sz w:val="52"/>
                <w:szCs w:val="20"/>
              </w:rPr>
            </w:pPr>
            <w:ins w:id="8" w:author="henry xiao" w:date="2002-07-24T15:05:00Z">
              <w:r>
                <w:rPr>
                  <w:rFonts w:hint="default"/>
                  <w:sz w:val="52"/>
                  <w:szCs w:val="20"/>
                </w:rPr>
                <w:fldChar w:fldCharType="begin"/>
              </w:r>
            </w:ins>
            <w:ins w:id="9" w:author="henry xiao" w:date="2002-07-24T15:05:00Z">
              <w:r>
                <w:rPr>
                  <w:rFonts w:hint="default"/>
                  <w:sz w:val="52"/>
                  <w:szCs w:val="20"/>
                </w:rPr>
                <w:instrText xml:space="preserve"> TITLE  \* MERGEFORMAT </w:instrText>
              </w:r>
            </w:ins>
            <w:r>
              <w:rPr>
                <w:rFonts w:hint="default"/>
                <w:sz w:val="52"/>
                <w:szCs w:val="20"/>
              </w:rPr>
              <w:fldChar w:fldCharType="separate"/>
            </w:r>
            <w:r>
              <w:rPr>
                <w:rFonts w:hint="eastAsia"/>
                <w:sz w:val="52"/>
                <w:szCs w:val="20"/>
              </w:rPr>
              <w:t>需求规约</w:t>
            </w:r>
            <w:ins w:id="10" w:author="henry xiao" w:date="2002-07-24T15:05:00Z">
              <w:r>
                <w:rPr>
                  <w:rFonts w:hint="default"/>
                  <w:sz w:val="52"/>
                  <w:szCs w:val="20"/>
                </w:rPr>
                <w:fldChar w:fldCharType="end"/>
              </w:r>
            </w:ins>
          </w:p>
          <w:p w14:paraId="79FB5944">
            <w:pPr>
              <w:pStyle w:val="14"/>
              <w:keepNext w:val="0"/>
              <w:keepLines w:val="0"/>
              <w:suppressLineNumbers w:val="0"/>
              <w:spacing w:before="0" w:beforeAutospacing="0" w:after="0" w:afterAutospacing="0"/>
              <w:ind w:left="0" w:right="0"/>
              <w:rPr>
                <w:rFonts w:hint="eastAsia"/>
                <w:sz w:val="28"/>
                <w:szCs w:val="20"/>
              </w:rPr>
            </w:pPr>
            <w:r>
              <w:rPr>
                <w:rFonts w:hint="eastAsia"/>
                <w:sz w:val="24"/>
                <w:szCs w:val="20"/>
              </w:rPr>
              <w:t>Version</w:t>
            </w:r>
            <w:r>
              <w:rPr>
                <w:rFonts w:hint="default"/>
                <w:sz w:val="24"/>
                <w:szCs w:val="20"/>
              </w:rPr>
              <w:t xml:space="preserve">: </w:t>
            </w:r>
            <w:r>
              <w:rPr>
                <w:rFonts w:hint="eastAsia"/>
                <w:sz w:val="24"/>
                <w:szCs w:val="20"/>
              </w:rPr>
              <w:t>2.0</w:t>
            </w:r>
          </w:p>
          <w:p w14:paraId="003D58CF">
            <w:pPr>
              <w:keepNext w:val="0"/>
              <w:keepLines w:val="0"/>
              <w:suppressLineNumbers w:val="0"/>
              <w:spacing w:before="0" w:beforeAutospacing="0" w:after="0" w:afterAutospacing="0"/>
              <w:ind w:left="0" w:leftChars="0" w:right="0" w:rightChars="0" w:firstLine="600" w:firstLineChars="200"/>
              <w:outlineLvl w:val="9"/>
              <w:rPr>
                <w:rFonts w:hint="eastAsia" w:ascii="楷体_GB2312" w:eastAsia="楷体_GB2312"/>
                <w:sz w:val="30"/>
                <w:szCs w:val="20"/>
              </w:rPr>
            </w:pPr>
            <w:r>
              <w:rPr>
                <w:rFonts w:hint="eastAsia" w:ascii="楷体_GB2312" w:eastAsia="楷体_GB2312"/>
                <w:sz w:val="30"/>
                <w:szCs w:val="20"/>
              </w:rPr>
              <w:t xml:space="preserve">项 目 承 担 部 门：  </w:t>
            </w:r>
            <w:r>
              <w:rPr>
                <w:rFonts w:hint="eastAsia" w:ascii="楷体_GB2312" w:eastAsia="楷体_GB2312"/>
                <w:sz w:val="30"/>
                <w:szCs w:val="20"/>
                <w:lang w:val="en-US" w:eastAsia="zh-CN"/>
              </w:rPr>
              <w:t>书不胜数</w:t>
            </w:r>
            <w:r>
              <w:rPr>
                <w:rFonts w:hint="eastAsia" w:ascii="楷体_GB2312" w:eastAsia="楷体_GB2312"/>
                <w:sz w:val="30"/>
                <w:szCs w:val="20"/>
                <w:lang w:val="en-US" w:eastAsia="zh"/>
                <w:woUserID w:val="2"/>
              </w:rPr>
              <w:t>研究团队</w:t>
            </w:r>
            <w:r>
              <w:rPr>
                <w:rFonts w:hint="eastAsia" w:ascii="楷体_GB2312" w:eastAsia="楷体_GB2312"/>
                <w:sz w:val="30"/>
                <w:szCs w:val="20"/>
              </w:rPr>
              <w:t xml:space="preserve"> </w:t>
            </w:r>
          </w:p>
          <w:p w14:paraId="52498B7D">
            <w:pPr>
              <w:keepNext w:val="0"/>
              <w:keepLines w:val="0"/>
              <w:suppressLineNumbers w:val="0"/>
              <w:spacing w:before="0" w:beforeAutospacing="0" w:after="0" w:afterAutospacing="0"/>
              <w:ind w:left="0" w:leftChars="0" w:right="0" w:rightChars="0" w:firstLine="600" w:firstLineChars="200"/>
              <w:outlineLvl w:val="9"/>
              <w:rPr>
                <w:rFonts w:hint="eastAsia" w:ascii="楷体_GB2312" w:eastAsia="楷体_GB2312"/>
                <w:sz w:val="30"/>
                <w:szCs w:val="20"/>
              </w:rPr>
            </w:pPr>
          </w:p>
          <w:p w14:paraId="47A46E0C">
            <w:pPr>
              <w:keepNext w:val="0"/>
              <w:keepLines w:val="0"/>
              <w:suppressLineNumbers w:val="0"/>
              <w:spacing w:before="0" w:beforeAutospacing="0" w:after="0" w:afterAutospacing="0"/>
              <w:ind w:left="0" w:leftChars="0" w:right="0" w:rightChars="0" w:firstLine="600" w:firstLineChars="200"/>
              <w:outlineLvl w:val="9"/>
              <w:rPr>
                <w:rFonts w:hint="default" w:ascii="楷体_GB2312" w:eastAsia="楷体_GB2312"/>
                <w:sz w:val="30"/>
                <w:szCs w:val="20"/>
                <w:lang w:val="en-US" w:eastAsia="zh-CN"/>
                <w:woUserID w:val="2"/>
              </w:rPr>
            </w:pPr>
            <w:r>
              <w:rPr>
                <w:rFonts w:hint="eastAsia" w:ascii="楷体_GB2312" w:eastAsia="楷体_GB2312"/>
                <w:sz w:val="30"/>
                <w:szCs w:val="20"/>
              </w:rPr>
              <w:t>撰</w:t>
            </w:r>
            <w:r>
              <w:rPr>
                <w:rFonts w:hint="default" w:ascii="楷体_GB2312" w:eastAsia="楷体_GB2312"/>
                <w:sz w:val="30"/>
                <w:szCs w:val="20"/>
              </w:rPr>
              <w:t xml:space="preserve">  </w:t>
            </w:r>
            <w:r>
              <w:rPr>
                <w:rFonts w:hint="eastAsia" w:ascii="楷体_GB2312" w:eastAsia="楷体_GB2312"/>
                <w:sz w:val="30"/>
                <w:szCs w:val="20"/>
              </w:rPr>
              <w:t>写</w:t>
            </w:r>
            <w:r>
              <w:rPr>
                <w:rFonts w:hint="default" w:ascii="楷体_GB2312" w:eastAsia="楷体_GB2312"/>
                <w:sz w:val="30"/>
                <w:szCs w:val="20"/>
              </w:rPr>
              <w:t xml:space="preserve">  </w:t>
            </w:r>
            <w:r>
              <w:rPr>
                <w:rFonts w:hint="eastAsia" w:ascii="楷体_GB2312" w:eastAsia="楷体_GB2312"/>
                <w:sz w:val="30"/>
                <w:szCs w:val="20"/>
              </w:rPr>
              <w:t>人</w:t>
            </w:r>
            <w:r>
              <w:rPr>
                <w:rFonts w:hint="eastAsia" w:ascii="楷体_GB2312" w:eastAsia="楷体_GB2312"/>
                <w:sz w:val="28"/>
                <w:szCs w:val="20"/>
              </w:rPr>
              <w:t>（签名）</w:t>
            </w:r>
            <w:r>
              <w:rPr>
                <w:rFonts w:hint="eastAsia" w:ascii="楷体_GB2312" w:eastAsia="楷体_GB2312"/>
                <w:sz w:val="30"/>
                <w:szCs w:val="20"/>
              </w:rPr>
              <w:t xml:space="preserve">： </w:t>
            </w:r>
            <w:r>
              <w:rPr>
                <w:rFonts w:hint="eastAsia" w:ascii="楷体_GB2312" w:eastAsia="楷体_GB2312"/>
                <w:sz w:val="30"/>
                <w:szCs w:val="20"/>
                <w:lang w:eastAsia="zh"/>
                <w:woUserID w:val="2"/>
              </w:rPr>
              <w:t>唐</w:t>
            </w:r>
            <w:r>
              <w:rPr>
                <w:rFonts w:hint="eastAsia" w:ascii="楷体_GB2312" w:eastAsia="楷体_GB2312"/>
                <w:sz w:val="30"/>
                <w:szCs w:val="20"/>
                <w:lang w:val="en-US" w:eastAsia="zh-CN"/>
                <w:woUserID w:val="2"/>
              </w:rPr>
              <w:t>晗</w:t>
            </w:r>
            <w:r>
              <w:rPr>
                <w:rFonts w:hint="eastAsia" w:ascii="楷体_GB2312" w:eastAsia="楷体_GB2312"/>
                <w:sz w:val="30"/>
                <w:szCs w:val="20"/>
                <w:lang w:eastAsia="zh"/>
                <w:woUserID w:val="2"/>
              </w:rPr>
              <w:t>涛</w:t>
            </w:r>
            <w:r>
              <w:rPr>
                <w:rFonts w:hint="eastAsia" w:ascii="楷体_GB2312" w:eastAsia="楷体_GB2312"/>
                <w:sz w:val="30"/>
                <w:szCs w:val="20"/>
                <w:lang w:eastAsia="zh-CN"/>
                <w:woUserID w:val="2"/>
              </w:rPr>
              <w:t>，</w:t>
            </w:r>
            <w:r>
              <w:rPr>
                <w:rFonts w:hint="eastAsia" w:ascii="楷体_GB2312" w:eastAsia="楷体_GB2312"/>
                <w:sz w:val="30"/>
                <w:szCs w:val="20"/>
                <w:lang w:val="en-US" w:eastAsia="zh-CN"/>
                <w:woUserID w:val="2"/>
              </w:rPr>
              <w:t>李浪，杨登瑞</w:t>
            </w:r>
          </w:p>
          <w:p w14:paraId="3888F616">
            <w:pPr>
              <w:keepNext w:val="0"/>
              <w:keepLines w:val="0"/>
              <w:suppressLineNumbers w:val="0"/>
              <w:tabs>
                <w:tab w:val="left" w:pos="3780"/>
                <w:tab w:val="left" w:pos="4200"/>
              </w:tabs>
              <w:spacing w:before="0" w:beforeAutospacing="0" w:after="0" w:afterAutospacing="0"/>
              <w:ind w:left="0" w:right="0" w:firstLine="600" w:firstLineChars="200"/>
              <w:rPr>
                <w:rFonts w:hint="eastAsia" w:ascii="楷体_GB2312" w:eastAsia="楷体_GB2312"/>
                <w:sz w:val="30"/>
                <w:szCs w:val="20"/>
              </w:rPr>
            </w:pPr>
          </w:p>
          <w:p w14:paraId="3ECBD94A">
            <w:pPr>
              <w:keepNext w:val="0"/>
              <w:keepLines w:val="0"/>
              <w:suppressLineNumbers w:val="0"/>
              <w:tabs>
                <w:tab w:val="left" w:pos="3780"/>
                <w:tab w:val="left" w:pos="4200"/>
              </w:tabs>
              <w:spacing w:before="0" w:beforeAutospacing="0" w:after="0" w:afterAutospacing="0"/>
              <w:ind w:left="0" w:right="0" w:firstLine="600" w:firstLineChars="200"/>
              <w:rPr>
                <w:rFonts w:hint="eastAsia"/>
                <w:sz w:val="30"/>
                <w:szCs w:val="20"/>
              </w:rPr>
            </w:pPr>
            <w:r>
              <w:rPr>
                <w:rFonts w:hint="eastAsia" w:ascii="楷体_GB2312" w:eastAsia="楷体_GB2312"/>
                <w:sz w:val="30"/>
                <w:szCs w:val="20"/>
              </w:rPr>
              <w:t>完</w:t>
            </w:r>
            <w:r>
              <w:rPr>
                <w:rFonts w:hint="default" w:ascii="楷体_GB2312" w:eastAsia="楷体_GB2312"/>
                <w:sz w:val="30"/>
                <w:szCs w:val="20"/>
              </w:rPr>
              <w:t xml:space="preserve"> </w:t>
            </w:r>
            <w:r>
              <w:rPr>
                <w:rFonts w:hint="eastAsia" w:ascii="楷体_GB2312" w:eastAsia="楷体_GB2312"/>
                <w:sz w:val="30"/>
                <w:szCs w:val="20"/>
              </w:rPr>
              <w:t xml:space="preserve">  成   日</w:t>
            </w:r>
            <w:r>
              <w:rPr>
                <w:rFonts w:hint="default" w:ascii="楷体_GB2312" w:eastAsia="楷体_GB2312"/>
                <w:sz w:val="30"/>
                <w:szCs w:val="20"/>
              </w:rPr>
              <w:t xml:space="preserve"> </w:t>
            </w:r>
            <w:r>
              <w:rPr>
                <w:rFonts w:hint="eastAsia" w:ascii="楷体_GB2312" w:eastAsia="楷体_GB2312"/>
                <w:sz w:val="30"/>
                <w:szCs w:val="20"/>
              </w:rPr>
              <w:t xml:space="preserve">  期：    </w:t>
            </w:r>
            <w:r>
              <w:rPr>
                <w:rFonts w:hint="eastAsia" w:ascii="楷体_GB2312" w:eastAsia="楷体_GB2312"/>
                <w:sz w:val="30"/>
                <w:szCs w:val="20"/>
                <w:lang w:eastAsia="zh-CN"/>
              </w:rPr>
              <w:t>202</w:t>
            </w:r>
            <w:r>
              <w:rPr>
                <w:rFonts w:hint="eastAsia" w:ascii="楷体_GB2312" w:eastAsia="楷体_GB2312"/>
                <w:sz w:val="30"/>
                <w:szCs w:val="20"/>
                <w:lang w:val="en-US" w:eastAsia="zh-CN"/>
              </w:rPr>
              <w:t>6</w:t>
            </w:r>
            <w:r>
              <w:rPr>
                <w:rFonts w:hint="eastAsia" w:ascii="楷体_GB2312" w:eastAsia="楷体_GB2312"/>
                <w:sz w:val="30"/>
                <w:szCs w:val="20"/>
              </w:rPr>
              <w:t>-</w:t>
            </w:r>
            <w:r>
              <w:rPr>
                <w:rFonts w:hint="eastAsia" w:ascii="楷体_GB2312" w:eastAsia="楷体_GB2312"/>
                <w:sz w:val="30"/>
                <w:szCs w:val="20"/>
                <w:lang w:eastAsia="zh"/>
                <w:woUserID w:val="1"/>
              </w:rPr>
              <w:t>03</w:t>
            </w:r>
            <w:r>
              <w:rPr>
                <w:rFonts w:hint="eastAsia" w:ascii="楷体_GB2312" w:eastAsia="楷体_GB2312"/>
                <w:sz w:val="30"/>
                <w:szCs w:val="20"/>
              </w:rPr>
              <w:t>-</w:t>
            </w:r>
            <w:r>
              <w:rPr>
                <w:rFonts w:hint="eastAsia" w:ascii="楷体_GB2312" w:eastAsia="楷体_GB2312"/>
                <w:sz w:val="30"/>
                <w:szCs w:val="20"/>
                <w:lang w:eastAsia="zh"/>
                <w:woUserID w:val="1"/>
              </w:rPr>
              <w:t>05</w:t>
            </w:r>
            <w:r>
              <w:rPr>
                <w:rFonts w:hint="eastAsia" w:ascii="楷体_GB2312" w:eastAsia="楷体_GB2312"/>
                <w:sz w:val="30"/>
                <w:szCs w:val="20"/>
              </w:rPr>
              <w:t xml:space="preserve">    </w:t>
            </w:r>
          </w:p>
          <w:p w14:paraId="1376FC8F">
            <w:pPr>
              <w:keepNext w:val="0"/>
              <w:keepLines w:val="0"/>
              <w:suppressLineNumbers w:val="0"/>
              <w:spacing w:before="0" w:beforeAutospacing="0" w:after="0" w:afterAutospacing="0"/>
              <w:ind w:left="0" w:right="0" w:firstLine="600" w:firstLineChars="200"/>
              <w:rPr>
                <w:rFonts w:hint="eastAsia" w:ascii="楷体_GB2312" w:eastAsia="楷体_GB2312"/>
                <w:sz w:val="30"/>
                <w:szCs w:val="20"/>
              </w:rPr>
            </w:pPr>
          </w:p>
          <w:p w14:paraId="7CBECE24">
            <w:pPr>
              <w:keepNext w:val="0"/>
              <w:keepLines w:val="0"/>
              <w:suppressLineNumbers w:val="0"/>
              <w:spacing w:before="0" w:beforeAutospacing="0" w:after="0" w:afterAutospacing="0"/>
              <w:ind w:left="0" w:right="0" w:firstLine="600" w:firstLineChars="200"/>
              <w:rPr>
                <w:rFonts w:hint="eastAsia" w:ascii="楷体_GB2312" w:eastAsia="楷体_GB2312"/>
                <w:sz w:val="30"/>
                <w:szCs w:val="30"/>
              </w:rPr>
            </w:pPr>
            <w:r>
              <w:rPr>
                <w:rFonts w:hint="eastAsia" w:ascii="楷体_GB2312" w:eastAsia="楷体_GB2312"/>
                <w:sz w:val="30"/>
                <w:szCs w:val="20"/>
              </w:rPr>
              <w:t>本文档 使 用部门：</w:t>
            </w:r>
            <w:r>
              <w:rPr>
                <w:rFonts w:hint="eastAsia" w:ascii="楷体_GB2312" w:eastAsia="楷体_GB2312"/>
                <w:sz w:val="30"/>
                <w:szCs w:val="30"/>
              </w:rPr>
              <w:t xml:space="preserve"> ■主管领导   </w:t>
            </w:r>
            <w:r>
              <w:rPr>
                <w:rFonts w:hint="default" w:ascii="楷体_GB2312" w:eastAsia="楷体_GB2312"/>
                <w:sz w:val="30"/>
                <w:szCs w:val="30"/>
              </w:rPr>
              <w:t xml:space="preserve">  </w:t>
            </w:r>
            <w:r>
              <w:rPr>
                <w:rFonts w:hint="eastAsia" w:ascii="楷体_GB2312" w:eastAsia="楷体_GB2312"/>
                <w:sz w:val="30"/>
                <w:szCs w:val="30"/>
              </w:rPr>
              <w:t xml:space="preserve">■项目组 </w:t>
            </w:r>
          </w:p>
          <w:p w14:paraId="66B965EE">
            <w:pPr>
              <w:keepNext w:val="0"/>
              <w:keepLines w:val="0"/>
              <w:suppressLineNumbers w:val="0"/>
              <w:spacing w:before="0" w:beforeAutospacing="0" w:after="0" w:afterAutospacing="0"/>
              <w:ind w:left="0" w:right="0" w:firstLine="1200" w:firstLineChars="400"/>
              <w:rPr>
                <w:rFonts w:hint="default"/>
                <w:sz w:val="30"/>
                <w:szCs w:val="30"/>
                <w:u w:val="single"/>
              </w:rPr>
            </w:pPr>
            <w:r>
              <w:rPr>
                <w:rFonts w:hint="eastAsia" w:ascii="楷体_GB2312" w:eastAsia="楷体_GB2312"/>
                <w:sz w:val="30"/>
                <w:szCs w:val="30"/>
              </w:rPr>
              <w:t xml:space="preserve">■客户（市场）  ■维护人员  ■用户  </w:t>
            </w:r>
          </w:p>
          <w:p w14:paraId="07F2D939">
            <w:pPr>
              <w:keepNext w:val="0"/>
              <w:keepLines w:val="0"/>
              <w:suppressLineNumbers w:val="0"/>
              <w:spacing w:before="0" w:beforeAutospacing="0" w:after="0" w:afterAutospacing="0"/>
              <w:ind w:left="0" w:leftChars="0" w:right="0" w:rightChars="0" w:firstLine="600" w:firstLineChars="200"/>
              <w:outlineLvl w:val="9"/>
              <w:rPr>
                <w:rFonts w:hint="default"/>
                <w:sz w:val="30"/>
                <w:szCs w:val="20"/>
              </w:rPr>
            </w:pPr>
            <w:r>
              <w:rPr>
                <w:rFonts w:hint="eastAsia" w:ascii="楷体_GB2312" w:eastAsia="楷体_GB2312"/>
                <w:sz w:val="30"/>
                <w:szCs w:val="20"/>
              </w:rPr>
              <w:t>评审负责人</w:t>
            </w:r>
            <w:r>
              <w:rPr>
                <w:rFonts w:hint="eastAsia" w:ascii="楷体_GB2312" w:eastAsia="楷体_GB2312"/>
                <w:sz w:val="28"/>
                <w:szCs w:val="20"/>
              </w:rPr>
              <w:t>（签名）</w:t>
            </w:r>
            <w:r>
              <w:rPr>
                <w:rFonts w:hint="eastAsia" w:ascii="楷体_GB2312" w:eastAsia="楷体_GB2312"/>
                <w:sz w:val="30"/>
                <w:szCs w:val="20"/>
              </w:rPr>
              <w:t xml:space="preserve">：      </w:t>
            </w:r>
            <w:r>
              <w:rPr>
                <w:rFonts w:hint="eastAsia" w:ascii="楷体_GB2312" w:eastAsia="楷体_GB2312"/>
                <w:sz w:val="30"/>
                <w:szCs w:val="20"/>
                <w:lang w:eastAsia="zh"/>
                <w:woUserID w:val="2"/>
              </w:rPr>
              <w:t>杨登瑞</w:t>
            </w:r>
            <w:r>
              <w:rPr>
                <w:rFonts w:hint="eastAsia" w:ascii="楷体_GB2312" w:eastAsia="楷体_GB2312"/>
                <w:sz w:val="30"/>
                <w:szCs w:val="20"/>
              </w:rPr>
              <w:t xml:space="preserve">     </w:t>
            </w:r>
          </w:p>
          <w:p w14:paraId="28E74CB1">
            <w:pPr>
              <w:keepNext w:val="0"/>
              <w:keepLines w:val="0"/>
              <w:suppressLineNumbers w:val="0"/>
              <w:tabs>
                <w:tab w:val="left" w:pos="1655"/>
                <w:tab w:val="center" w:pos="3672"/>
              </w:tabs>
              <w:spacing w:before="0" w:beforeAutospacing="0" w:after="0" w:afterAutospacing="0"/>
              <w:ind w:left="0" w:right="0" w:firstLine="600" w:firstLineChars="200"/>
              <w:rPr>
                <w:rFonts w:hint="eastAsia" w:ascii="楷体_GB2312" w:eastAsia="楷体_GB2312"/>
                <w:sz w:val="30"/>
                <w:szCs w:val="20"/>
              </w:rPr>
            </w:pPr>
          </w:p>
          <w:p w14:paraId="3FA4E076">
            <w:pPr>
              <w:keepNext w:val="0"/>
              <w:keepLines w:val="0"/>
              <w:suppressLineNumbers w:val="0"/>
              <w:tabs>
                <w:tab w:val="left" w:pos="1655"/>
                <w:tab w:val="center" w:pos="3672"/>
              </w:tabs>
              <w:spacing w:before="0" w:beforeAutospacing="0" w:after="0" w:afterAutospacing="0"/>
              <w:ind w:left="0" w:right="0" w:firstLine="600" w:firstLineChars="200"/>
              <w:rPr>
                <w:rFonts w:hint="eastAsia"/>
                <w:sz w:val="20"/>
                <w:szCs w:val="20"/>
              </w:rPr>
            </w:pPr>
            <w:r>
              <w:rPr>
                <w:rFonts w:hint="eastAsia" w:ascii="楷体_GB2312" w:eastAsia="楷体_GB2312"/>
                <w:sz w:val="30"/>
                <w:szCs w:val="20"/>
              </w:rPr>
              <w:t>评</w:t>
            </w:r>
            <w:r>
              <w:rPr>
                <w:rFonts w:hint="default" w:ascii="楷体_GB2312" w:eastAsia="楷体_GB2312"/>
                <w:sz w:val="30"/>
                <w:szCs w:val="20"/>
              </w:rPr>
              <w:t xml:space="preserve"> </w:t>
            </w:r>
            <w:r>
              <w:rPr>
                <w:rFonts w:hint="eastAsia" w:ascii="楷体_GB2312" w:eastAsia="楷体_GB2312"/>
                <w:sz w:val="30"/>
                <w:szCs w:val="20"/>
              </w:rPr>
              <w:t xml:space="preserve">   审   日  期：     </w:t>
            </w:r>
            <w:r>
              <w:rPr>
                <w:rFonts w:hint="eastAsia" w:ascii="楷体_GB2312" w:eastAsia="楷体_GB2312"/>
                <w:sz w:val="30"/>
                <w:szCs w:val="20"/>
                <w:lang w:eastAsia="zh-CN"/>
              </w:rPr>
              <w:t>202</w:t>
            </w:r>
            <w:r>
              <w:rPr>
                <w:rFonts w:hint="eastAsia" w:ascii="楷体_GB2312" w:eastAsia="楷体_GB2312"/>
                <w:sz w:val="30"/>
                <w:szCs w:val="20"/>
                <w:lang w:eastAsia="zh"/>
                <w:woUserID w:val="1"/>
              </w:rPr>
              <w:t>6</w:t>
            </w:r>
            <w:r>
              <w:rPr>
                <w:rFonts w:hint="eastAsia" w:ascii="楷体_GB2312" w:eastAsia="楷体_GB2312"/>
                <w:sz w:val="30"/>
                <w:szCs w:val="20"/>
              </w:rPr>
              <w:t>-</w:t>
            </w:r>
            <w:r>
              <w:rPr>
                <w:rFonts w:hint="eastAsia" w:ascii="楷体_GB2312" w:eastAsia="楷体_GB2312"/>
                <w:sz w:val="30"/>
                <w:szCs w:val="20"/>
                <w:lang w:eastAsia="zh"/>
                <w:woUserID w:val="1"/>
              </w:rPr>
              <w:t>03</w:t>
            </w:r>
            <w:r>
              <w:rPr>
                <w:rFonts w:hint="eastAsia" w:ascii="楷体_GB2312" w:eastAsia="楷体_GB2312"/>
                <w:sz w:val="30"/>
                <w:szCs w:val="20"/>
              </w:rPr>
              <w:t>-</w:t>
            </w:r>
            <w:r>
              <w:rPr>
                <w:rFonts w:hint="eastAsia" w:ascii="楷体_GB2312" w:eastAsia="楷体_GB2312"/>
                <w:sz w:val="30"/>
                <w:szCs w:val="20"/>
                <w:lang w:eastAsia="zh"/>
                <w:woUserID w:val="1"/>
              </w:rPr>
              <w:t>05</w:t>
            </w:r>
            <w:r>
              <w:rPr>
                <w:rFonts w:hint="eastAsia" w:ascii="楷体_GB2312" w:eastAsia="楷体_GB2312"/>
                <w:sz w:val="30"/>
                <w:szCs w:val="20"/>
              </w:rPr>
              <w:t xml:space="preserve"> </w:t>
            </w:r>
          </w:p>
        </w:tc>
      </w:tr>
      <w:tr w14:paraId="362C9190">
        <w:tblPrEx>
          <w:tblCellMar>
            <w:top w:w="0" w:type="dxa"/>
            <w:left w:w="108" w:type="dxa"/>
            <w:bottom w:w="0" w:type="dxa"/>
            <w:right w:w="108" w:type="dxa"/>
          </w:tblCellMar>
        </w:tblPrEx>
        <w:trPr>
          <w:cantSplit/>
          <w:trHeight w:val="2711" w:hRule="atLeast"/>
        </w:trPr>
        <w:tc>
          <w:tcPr>
            <w:tcW w:w="1960" w:type="dxa"/>
            <w:vMerge w:val="continue"/>
            <w:shd w:val="clear" w:color="auto" w:fill="CCCCCC"/>
            <w:noWrap w:val="0"/>
            <w:vAlign w:val="top"/>
          </w:tcPr>
          <w:p w14:paraId="17E8A25D">
            <w:pPr>
              <w:pStyle w:val="14"/>
              <w:keepNext w:val="0"/>
              <w:keepLines w:val="0"/>
              <w:suppressLineNumbers w:val="0"/>
              <w:spacing w:before="0" w:beforeAutospacing="0" w:after="0" w:afterAutospacing="0"/>
              <w:ind w:left="0" w:right="0"/>
              <w:jc w:val="right"/>
              <w:rPr>
                <w:rFonts w:hint="eastAsia"/>
                <w:szCs w:val="20"/>
              </w:rPr>
            </w:pPr>
          </w:p>
        </w:tc>
        <w:tc>
          <w:tcPr>
            <w:tcW w:w="7148" w:type="dxa"/>
            <w:noWrap w:val="0"/>
            <w:vAlign w:val="bottom"/>
          </w:tcPr>
          <w:p w14:paraId="28E4EBF6">
            <w:pPr>
              <w:pStyle w:val="14"/>
              <w:keepNext w:val="0"/>
              <w:keepLines w:val="0"/>
              <w:suppressLineNumbers w:val="0"/>
              <w:spacing w:before="0" w:beforeAutospacing="0" w:after="0" w:afterAutospacing="0"/>
              <w:ind w:left="0" w:right="0"/>
              <w:jc w:val="right"/>
              <w:rPr>
                <w:rFonts w:hint="eastAsia"/>
                <w:szCs w:val="20"/>
              </w:rPr>
            </w:pPr>
            <w:r>
              <w:rPr>
                <w:rFonts w:hint="default"/>
                <w:szCs w:val="20"/>
              </w:rPr>
              <w:drawing>
                <wp:inline distT="0" distB="0" distL="114300" distR="114300">
                  <wp:extent cx="1269365" cy="353060"/>
                  <wp:effectExtent l="0" t="0" r="635" b="2540"/>
                  <wp:docPr id="11" name="图片 1" descr="华迪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华迪标志"/>
                          <pic:cNvPicPr>
                            <a:picLocks noChangeAspect="1"/>
                          </pic:cNvPicPr>
                        </pic:nvPicPr>
                        <pic:blipFill>
                          <a:blip r:embed="rId8"/>
                          <a:stretch>
                            <a:fillRect/>
                          </a:stretch>
                        </pic:blipFill>
                        <pic:spPr>
                          <a:xfrm>
                            <a:off x="0" y="0"/>
                            <a:ext cx="1269365" cy="353060"/>
                          </a:xfrm>
                          <a:prstGeom prst="rect">
                            <a:avLst/>
                          </a:prstGeom>
                          <a:noFill/>
                          <a:ln>
                            <a:noFill/>
                          </a:ln>
                        </pic:spPr>
                      </pic:pic>
                    </a:graphicData>
                  </a:graphic>
                </wp:inline>
              </w:drawing>
            </w:r>
            <w:r>
              <w:rPr>
                <w:rFonts w:hint="eastAsia"/>
                <w:szCs w:val="20"/>
              </w:rPr>
              <w:t xml:space="preserve">                         </w:t>
            </w:r>
          </w:p>
        </w:tc>
      </w:tr>
    </w:tbl>
    <w:p w14:paraId="47D499C4">
      <w:pPr>
        <w:rPr>
          <w:rFonts w:hint="eastAsia"/>
        </w:rPr>
      </w:pPr>
    </w:p>
    <w:p w14:paraId="1EF16BC9">
      <w:pPr>
        <w:rPr>
          <w:rFonts w:hint="eastAsia" w:ascii="宋体" w:hAnsi="宋体"/>
          <w:b/>
          <w:bCs/>
          <w:sz w:val="24"/>
        </w:rPr>
      </w:pPr>
      <w:r>
        <w:rPr>
          <w:rFonts w:hint="eastAsia" w:ascii="宋体" w:hAnsi="宋体"/>
          <w:b/>
          <w:bCs/>
          <w:sz w:val="24"/>
        </w:rPr>
        <w:t>文档信息</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8"/>
      </w:tblGrid>
      <w:tr w14:paraId="3465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2E9D3C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标题</w:t>
            </w:r>
            <w:r>
              <w:rPr>
                <w:rFonts w:hint="eastAsia" w:ascii="宋体" w:hAnsi="宋体" w:eastAsia="宋体" w:cs="Arial"/>
                <w:snapToGrid w:val="0"/>
                <w:kern w:val="0"/>
                <w:sz w:val="24"/>
                <w:szCs w:val="24"/>
                <w:lang w:val="en-US" w:eastAsia="zh-CN" w:bidi="ar"/>
                <w:woUserID w:val="1"/>
              </w:rPr>
              <w:t>:</w:t>
            </w:r>
            <w:r>
              <w:rPr>
                <w:rFonts w:hint="default" w:ascii="Arial" w:hAnsi="Arial" w:eastAsia="宋体" w:cs="Arial"/>
                <w:snapToGrid w:val="0"/>
                <w:kern w:val="0"/>
                <w:sz w:val="24"/>
                <w:szCs w:val="24"/>
                <w:lang w:val="en-US" w:eastAsia="zh-CN" w:bidi="ar"/>
                <w:woUserID w:val="1"/>
              </w:rPr>
              <w:t xml:space="preserve"> </w:t>
            </w:r>
            <w:r>
              <w:rPr>
                <w:rFonts w:hint="eastAsia" w:ascii="宋体" w:hAnsi="宋体" w:eastAsia="宋体" w:cs="宋体"/>
                <w:snapToGrid w:val="0"/>
                <w:kern w:val="0"/>
                <w:sz w:val="24"/>
                <w:szCs w:val="24"/>
                <w:lang w:val="en-US" w:eastAsia="zh-CN" w:bidi="ar"/>
                <w:woUserID w:val="1"/>
              </w:rPr>
              <w:t>网络小说数据分析及管理平台软件需求规约</w:t>
            </w:r>
          </w:p>
        </w:tc>
      </w:tr>
      <w:tr w14:paraId="21A5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229485F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lang w:eastAsia="zh"/>
                <w:woUserID w:val="1"/>
              </w:rPr>
            </w:pPr>
            <w:r>
              <w:rPr>
                <w:rFonts w:hint="eastAsia" w:ascii="宋体" w:hAnsi="宋体" w:eastAsia="宋体" w:cs="宋体"/>
                <w:snapToGrid w:val="0"/>
                <w:kern w:val="0"/>
                <w:sz w:val="24"/>
                <w:szCs w:val="24"/>
                <w:lang w:val="en-US" w:eastAsia="zh-CN" w:bidi="ar"/>
                <w:woUserID w:val="1"/>
              </w:rPr>
              <w:t>作者</w:t>
            </w:r>
            <w:r>
              <w:rPr>
                <w:rFonts w:hint="eastAsia" w:ascii="宋体" w:hAnsi="宋体" w:eastAsia="宋体" w:cs="Arial"/>
                <w:snapToGrid w:val="0"/>
                <w:kern w:val="0"/>
                <w:sz w:val="24"/>
                <w:szCs w:val="24"/>
                <w:lang w:val="en-US" w:eastAsia="zh-CN" w:bidi="ar"/>
                <w:woUserID w:val="1"/>
              </w:rPr>
              <w:t xml:space="preserve">: </w:t>
            </w:r>
            <w:r>
              <w:rPr>
                <w:rFonts w:hint="eastAsia" w:ascii="宋体" w:hAnsi="宋体" w:eastAsia="宋体" w:cs="Arial"/>
                <w:snapToGrid w:val="0"/>
                <w:kern w:val="0"/>
                <w:sz w:val="24"/>
                <w:szCs w:val="24"/>
                <w:lang w:val="en-US" w:eastAsia="zh" w:bidi="ar"/>
                <w:woUserID w:val="1"/>
              </w:rPr>
              <w:t>杨登瑞、唐晗涛、李浪</w:t>
            </w:r>
          </w:p>
        </w:tc>
      </w:tr>
      <w:tr w14:paraId="2877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6B7EEA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创建日期</w:t>
            </w:r>
            <w:r>
              <w:rPr>
                <w:rFonts w:hint="eastAsia" w:ascii="宋体" w:hAnsi="宋体" w:eastAsia="宋体" w:cs="Arial"/>
                <w:snapToGrid w:val="0"/>
                <w:kern w:val="0"/>
                <w:sz w:val="24"/>
                <w:szCs w:val="24"/>
                <w:lang w:val="en-US" w:eastAsia="zh-CN" w:bidi="ar"/>
                <w:woUserID w:val="1"/>
              </w:rPr>
              <w:t xml:space="preserve">: </w:t>
            </w:r>
            <w:r>
              <w:rPr>
                <w:rFonts w:hint="eastAsia" w:ascii="宋体" w:hAnsi="宋体" w:eastAsia="宋体" w:cs="宋体"/>
                <w:snapToGrid w:val="0"/>
                <w:kern w:val="0"/>
                <w:sz w:val="24"/>
                <w:szCs w:val="24"/>
                <w:lang w:val="en-US" w:eastAsia="zh-CN" w:bidi="ar"/>
                <w:woUserID w:val="1"/>
              </w:rPr>
              <w:t>2026-03-04</w:t>
            </w:r>
          </w:p>
        </w:tc>
      </w:tr>
      <w:tr w14:paraId="1DA3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90DD6B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上次更新日期</w:t>
            </w:r>
            <w:r>
              <w:rPr>
                <w:rFonts w:hint="eastAsia" w:ascii="宋体" w:hAnsi="宋体" w:eastAsia="宋体" w:cs="Arial"/>
                <w:snapToGrid w:val="0"/>
                <w:kern w:val="0"/>
                <w:sz w:val="24"/>
                <w:szCs w:val="24"/>
                <w:lang w:val="en-US" w:eastAsia="zh-CN" w:bidi="ar"/>
                <w:woUserID w:val="1"/>
              </w:rPr>
              <w:t xml:space="preserve">: </w:t>
            </w:r>
            <w:r>
              <w:rPr>
                <w:rFonts w:hint="eastAsia" w:ascii="宋体" w:hAnsi="宋体" w:eastAsia="宋体" w:cs="宋体"/>
                <w:snapToGrid w:val="0"/>
                <w:kern w:val="0"/>
                <w:sz w:val="24"/>
                <w:szCs w:val="24"/>
                <w:lang w:val="en-US" w:eastAsia="zh-CN" w:bidi="ar"/>
                <w:woUserID w:val="1"/>
              </w:rPr>
              <w:t>2026-03-04</w:t>
            </w:r>
          </w:p>
        </w:tc>
      </w:tr>
      <w:tr w14:paraId="7379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0"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5D5780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版本</w:t>
            </w:r>
            <w:r>
              <w:rPr>
                <w:rFonts w:hint="eastAsia" w:ascii="宋体" w:hAnsi="宋体" w:eastAsia="宋体" w:cs="Arial"/>
                <w:snapToGrid w:val="0"/>
                <w:kern w:val="0"/>
                <w:sz w:val="24"/>
                <w:szCs w:val="24"/>
                <w:lang w:val="en-US" w:eastAsia="zh-CN" w:bidi="ar"/>
                <w:woUserID w:val="1"/>
              </w:rPr>
              <w:t>:</w:t>
            </w:r>
            <w:r>
              <w:rPr>
                <w:rFonts w:hint="eastAsia" w:ascii="宋体" w:hAnsi="宋体" w:eastAsia="宋体" w:cs="宋体"/>
                <w:snapToGrid w:val="0"/>
                <w:kern w:val="0"/>
                <w:sz w:val="24"/>
                <w:szCs w:val="24"/>
                <w:lang w:val="en-US" w:eastAsia="zh-CN" w:bidi="ar"/>
                <w:woUserID w:val="1"/>
              </w:rPr>
              <w:t xml:space="preserve"> Build1.0</w:t>
            </w:r>
          </w:p>
        </w:tc>
      </w:tr>
      <w:tr w14:paraId="1311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3249D6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1D35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DDDFADE">
            <w:pPr>
              <w:keepNext w:val="0"/>
              <w:keepLines w:val="0"/>
              <w:widowControl w:val="0"/>
              <w:suppressLineNumbers w:val="0"/>
              <w:spacing w:before="0" w:beforeAutospacing="0" w:after="0" w:afterAutospacing="0" w:line="240" w:lineRule="atLeast"/>
              <w:ind w:left="0" w:right="0"/>
              <w:jc w:val="left"/>
              <w:rPr>
                <w:rFonts w:hint="default" w:ascii="宋体" w:hAnsi="宋体" w:eastAsia="宋体" w:cs="Arial"/>
                <w:sz w:val="20"/>
                <w:szCs w:val="20"/>
                <w:lang w:val="en-US"/>
                <w:woUserID w:val="1"/>
              </w:rPr>
            </w:pPr>
            <w:r>
              <w:rPr>
                <w:rFonts w:hint="eastAsia" w:ascii="宋体" w:hAnsi="宋体" w:eastAsia="宋体" w:cs="宋体"/>
                <w:snapToGrid w:val="0"/>
                <w:kern w:val="0"/>
                <w:sz w:val="24"/>
                <w:szCs w:val="24"/>
                <w:lang w:val="en-US" w:eastAsia="zh-CN" w:bidi="ar"/>
                <w:woUserID w:val="1"/>
              </w:rPr>
              <w:t>部门名称</w:t>
            </w:r>
            <w:r>
              <w:rPr>
                <w:rFonts w:hint="eastAsia" w:ascii="宋体" w:hAnsi="宋体" w:eastAsia="宋体" w:cs="Arial"/>
                <w:snapToGrid w:val="0"/>
                <w:kern w:val="0"/>
                <w:sz w:val="24"/>
                <w:szCs w:val="24"/>
                <w:lang w:val="en-US" w:eastAsia="zh-CN" w:bidi="ar"/>
                <w:woUserID w:val="1"/>
              </w:rPr>
              <w:t>:</w:t>
            </w:r>
            <w:r>
              <w:rPr>
                <w:rFonts w:hint="eastAsia" w:ascii="宋体" w:hAnsi="宋体" w:cs="Arial"/>
                <w:snapToGrid w:val="0"/>
                <w:kern w:val="0"/>
                <w:sz w:val="24"/>
                <w:szCs w:val="24"/>
                <w:lang w:val="en-US" w:eastAsia="zh-CN" w:bidi="ar"/>
                <w:woUserID w:val="1"/>
              </w:rPr>
              <w:t>书不胜数</w:t>
            </w:r>
          </w:p>
        </w:tc>
      </w:tr>
    </w:tbl>
    <w:p w14:paraId="21D202CC">
      <w:pPr>
        <w:pStyle w:val="19"/>
        <w:rPr>
          <w:rFonts w:hint="eastAsia" w:ascii="宋体" w:hAnsi="宋体"/>
        </w:rPr>
      </w:pPr>
    </w:p>
    <w:p w14:paraId="19065736">
      <w:pPr>
        <w:rPr>
          <w:rFonts w:hint="eastAsia" w:ascii="宋体" w:hAnsi="宋体"/>
        </w:rPr>
      </w:pPr>
    </w:p>
    <w:p w14:paraId="61D0C86B">
      <w:pPr>
        <w:pStyle w:val="11"/>
        <w:spacing w:before="0" w:after="0"/>
        <w:rPr>
          <w:rFonts w:ascii="宋体" w:hAnsi="宋体"/>
          <w:caps w:val="0"/>
        </w:rPr>
      </w:pPr>
      <w:r>
        <w:rPr>
          <w:rFonts w:hint="eastAsia" w:ascii="宋体" w:hAnsi="宋体"/>
          <w:caps w:val="0"/>
        </w:rPr>
        <w:t>修订文档历史记录</w:t>
      </w:r>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39"/>
        <w:gridCol w:w="1699"/>
        <w:gridCol w:w="2622"/>
        <w:gridCol w:w="2765"/>
      </w:tblGrid>
      <w:tr w14:paraId="492A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4613F6F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b/>
                <w:bCs w:val="0"/>
                <w:sz w:val="20"/>
                <w:szCs w:val="20"/>
                <w:woUserID w:val="1"/>
              </w:rPr>
            </w:pPr>
            <w:r>
              <w:rPr>
                <w:rFonts w:hint="eastAsia" w:ascii="宋体" w:hAnsi="宋体" w:eastAsia="宋体" w:cs="宋体"/>
                <w:b/>
                <w:bCs w:val="0"/>
                <w:snapToGrid w:val="0"/>
                <w:kern w:val="0"/>
                <w:sz w:val="24"/>
                <w:szCs w:val="24"/>
                <w:lang w:val="en-US" w:eastAsia="zh-CN" w:bidi="ar"/>
                <w:woUserID w:val="1"/>
              </w:rPr>
              <w:t>日期</w:t>
            </w: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7FAD49D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b/>
                <w:bCs w:val="0"/>
                <w:sz w:val="20"/>
                <w:szCs w:val="20"/>
                <w:woUserID w:val="1"/>
              </w:rPr>
            </w:pPr>
            <w:r>
              <w:rPr>
                <w:rFonts w:hint="eastAsia" w:ascii="宋体" w:hAnsi="宋体" w:eastAsia="宋体" w:cs="宋体"/>
                <w:b/>
                <w:bCs w:val="0"/>
                <w:snapToGrid w:val="0"/>
                <w:kern w:val="0"/>
                <w:sz w:val="24"/>
                <w:szCs w:val="24"/>
                <w:lang w:val="en-US" w:eastAsia="zh-CN" w:bidi="ar"/>
                <w:woUserID w:val="1"/>
              </w:rPr>
              <w:t>版本</w:t>
            </w: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1813FF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b/>
                <w:bCs w:val="0"/>
                <w:sz w:val="20"/>
                <w:szCs w:val="20"/>
                <w:woUserID w:val="1"/>
              </w:rPr>
            </w:pPr>
            <w:r>
              <w:rPr>
                <w:rFonts w:hint="eastAsia" w:ascii="宋体" w:hAnsi="宋体" w:eastAsia="宋体" w:cs="宋体"/>
                <w:b/>
                <w:bCs w:val="0"/>
                <w:snapToGrid w:val="0"/>
                <w:kern w:val="0"/>
                <w:sz w:val="24"/>
                <w:szCs w:val="24"/>
                <w:lang w:val="en-US" w:eastAsia="zh-CN" w:bidi="ar"/>
                <w:woUserID w:val="1"/>
              </w:rPr>
              <w:t>说明</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7294214C">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b/>
                <w:bCs w:val="0"/>
                <w:sz w:val="20"/>
                <w:szCs w:val="20"/>
                <w:woUserID w:val="1"/>
              </w:rPr>
            </w:pPr>
            <w:r>
              <w:rPr>
                <w:rFonts w:hint="eastAsia" w:ascii="宋体" w:hAnsi="宋体" w:eastAsia="宋体" w:cs="宋体"/>
                <w:b/>
                <w:bCs w:val="0"/>
                <w:snapToGrid w:val="0"/>
                <w:kern w:val="0"/>
                <w:sz w:val="24"/>
                <w:szCs w:val="24"/>
                <w:lang w:val="en-US" w:eastAsia="zh-CN" w:bidi="ar"/>
                <w:woUserID w:val="1"/>
              </w:rPr>
              <w:t>作者</w:t>
            </w:r>
          </w:p>
        </w:tc>
      </w:tr>
      <w:tr w14:paraId="612A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8"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4E3ACA8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2026-03-04</w:t>
            </w: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D9A9264">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1.0.20260304</w:t>
            </w: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77CF1BE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正式发布</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230475A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Arial"/>
                <w:snapToGrid w:val="0"/>
                <w:kern w:val="0"/>
                <w:sz w:val="24"/>
                <w:szCs w:val="24"/>
                <w:lang w:val="en-US" w:eastAsia="zh" w:bidi="ar"/>
                <w:woUserID w:val="1"/>
              </w:rPr>
              <w:t>杨登瑞、唐晗涛、李浪</w:t>
            </w:r>
          </w:p>
        </w:tc>
      </w:tr>
      <w:tr w14:paraId="6B3E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2"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54EC971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E6ECBD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32A4C0F">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60C2408C">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0AD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50B400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466708F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028CFB1F">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0E71A1A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115F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05A3421A">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5505EA3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206F690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37EA25B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4CBB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300D61C">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7A2662E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6FED542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5F9EAD7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696B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4E010E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5C3638B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F37FF9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0CCDE7A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A88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3DDEE58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900F1E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6B157E3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67A4CF0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06C3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0D9F78F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B6956B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FC4D14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13774B0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494A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3031B6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034D300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E1D0CAA">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4996790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7612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D61392A">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52D1FE9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022D6F3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7DD5AD2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7ACD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3051A9A4">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473A0FE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7F39E7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289A3D64">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727C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22521B45">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266E61E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BBA1CA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4F21AD9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6A5A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69E064B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B14121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70B637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2118F69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DBB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C28507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097A1AD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69097EF">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0DA2B89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0663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40497F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7F27FC3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7D3E86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77A1166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2D76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2EC6EDB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10CF697">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34CDA317">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64C23B6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60C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400E6507">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5539B28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2F54220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3EED06C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5E48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1F5AFD8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1B4AC04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C1AA93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75415AB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030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4053D4B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21B84EB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625855B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1CC9E74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bl>
    <w:p w14:paraId="179AA01D">
      <w:pPr>
        <w:rPr>
          <w:rFonts w:ascii="宋体" w:hAnsi="宋体"/>
        </w:rPr>
      </w:pPr>
    </w:p>
    <w:p w14:paraId="1641CA4F">
      <w:pPr>
        <w:rPr>
          <w:rFonts w:hint="eastAsia"/>
          <w:b/>
          <w:sz w:val="44"/>
        </w:rPr>
      </w:pPr>
      <w:r>
        <w:rPr>
          <w:rFonts w:ascii="宋体" w:hAnsi="宋体"/>
        </w:rPr>
        <w:br w:type="page"/>
      </w:r>
      <w:r>
        <w:rPr>
          <w:rFonts w:hint="eastAsia"/>
          <w:b/>
          <w:sz w:val="44"/>
        </w:rPr>
        <w:t>目 录</w:t>
      </w:r>
    </w:p>
    <w:sdt>
      <w:sdtPr>
        <w:rPr>
          <w:rFonts w:ascii="宋体" w:hAnsi="宋体" w:eastAsia="宋体" w:cs="Times New Roman"/>
          <w:snapToGrid w:val="0"/>
          <w:sz w:val="21"/>
          <w:lang w:val="en-US" w:eastAsia="zh-CN" w:bidi="ar-SA"/>
        </w:rPr>
        <w:id w:val="411019060"/>
        <w15:color w:val="DBDBDB"/>
        <w:docPartObj>
          <w:docPartGallery w:val="Table of Contents"/>
          <w:docPartUnique/>
        </w:docPartObj>
      </w:sdtPr>
      <w:sdtEndPr>
        <w:rPr>
          <w:rFonts w:hint="eastAsia" w:ascii="Arial" w:hAnsi="Arial" w:eastAsia="宋体" w:cs="Times New Roman"/>
          <w:snapToGrid w:val="0"/>
          <w:sz w:val="21"/>
          <w:lang w:val="en-US" w:eastAsia="zh-CN" w:bidi="ar-SA"/>
        </w:rPr>
      </w:sdtEndPr>
      <w:sdtContent>
        <w:p w14:paraId="30328ED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3273D32">
          <w:pPr>
            <w:pStyle w:val="11"/>
            <w:tabs>
              <w:tab w:val="right" w:leader="dot" w:pos="8312"/>
            </w:tabs>
          </w:pPr>
          <w:r>
            <w:rPr>
              <w:rFonts w:hint="eastAsia"/>
              <w:b/>
              <w:sz w:val="44"/>
            </w:rPr>
            <w:fldChar w:fldCharType="begin"/>
          </w:r>
          <w:r>
            <w:rPr>
              <w:rFonts w:hint="eastAsia"/>
              <w:b/>
              <w:sz w:val="44"/>
            </w:rPr>
            <w:instrText xml:space="preserve">TOC \o "1-9" \h \u </w:instrText>
          </w:r>
          <w:r>
            <w:rPr>
              <w:rFonts w:hint="eastAsia"/>
              <w:b/>
              <w:sz w:val="44"/>
            </w:rPr>
            <w:fldChar w:fldCharType="separate"/>
          </w:r>
          <w:r>
            <w:rPr>
              <w:rFonts w:hint="eastAsia"/>
            </w:rPr>
            <w:fldChar w:fldCharType="begin"/>
          </w:r>
          <w:r>
            <w:rPr>
              <w:rFonts w:hint="eastAsia"/>
            </w:rPr>
            <w:instrText xml:space="preserve"> HYPERLINK \l _Toc953396555 </w:instrText>
          </w:r>
          <w:r>
            <w:rPr>
              <w:rFonts w:hint="eastAsia"/>
            </w:rPr>
            <w:fldChar w:fldCharType="separate"/>
          </w:r>
          <w:r>
            <w:rPr>
              <w:rFonts w:hint="eastAsia"/>
            </w:rPr>
            <w:t>1. 引言</w:t>
          </w:r>
          <w:r>
            <w:tab/>
          </w:r>
          <w:r>
            <w:fldChar w:fldCharType="begin"/>
          </w:r>
          <w:r>
            <w:instrText xml:space="preserve"> PAGEREF _Toc953396555 \h </w:instrText>
          </w:r>
          <w:r>
            <w:fldChar w:fldCharType="separate"/>
          </w:r>
          <w:r>
            <w:t>3</w:t>
          </w:r>
          <w:r>
            <w:fldChar w:fldCharType="end"/>
          </w:r>
          <w:r>
            <w:rPr>
              <w:rFonts w:hint="eastAsia"/>
            </w:rPr>
            <w:fldChar w:fldCharType="end"/>
          </w:r>
        </w:p>
        <w:p w14:paraId="1309201E">
          <w:pPr>
            <w:pStyle w:val="12"/>
            <w:tabs>
              <w:tab w:val="right" w:leader="dot" w:pos="8312"/>
            </w:tabs>
          </w:pPr>
          <w:r>
            <w:rPr>
              <w:rFonts w:hint="eastAsia"/>
            </w:rPr>
            <w:fldChar w:fldCharType="begin"/>
          </w:r>
          <w:r>
            <w:rPr>
              <w:rFonts w:hint="eastAsia"/>
            </w:rPr>
            <w:instrText xml:space="preserve"> HYPERLINK \l _Toc1106291798 </w:instrText>
          </w:r>
          <w:r>
            <w:rPr>
              <w:rFonts w:hint="eastAsia"/>
            </w:rPr>
            <w:fldChar w:fldCharType="separate"/>
          </w:r>
          <w:r>
            <w:rPr>
              <w:rFonts w:hint="eastAsia"/>
            </w:rPr>
            <w:t>1.1 目的</w:t>
          </w:r>
          <w:r>
            <w:tab/>
          </w:r>
          <w:r>
            <w:fldChar w:fldCharType="begin"/>
          </w:r>
          <w:r>
            <w:instrText xml:space="preserve"> PAGEREF _Toc1106291798 \h </w:instrText>
          </w:r>
          <w:r>
            <w:fldChar w:fldCharType="separate"/>
          </w:r>
          <w:r>
            <w:t>3</w:t>
          </w:r>
          <w:r>
            <w:fldChar w:fldCharType="end"/>
          </w:r>
          <w:r>
            <w:rPr>
              <w:rFonts w:hint="eastAsia"/>
            </w:rPr>
            <w:fldChar w:fldCharType="end"/>
          </w:r>
        </w:p>
        <w:p w14:paraId="1F571BA7">
          <w:pPr>
            <w:pStyle w:val="12"/>
            <w:tabs>
              <w:tab w:val="right" w:leader="dot" w:pos="8312"/>
            </w:tabs>
          </w:pPr>
          <w:r>
            <w:rPr>
              <w:rFonts w:hint="eastAsia"/>
            </w:rPr>
            <w:fldChar w:fldCharType="begin"/>
          </w:r>
          <w:r>
            <w:rPr>
              <w:rFonts w:hint="eastAsia"/>
            </w:rPr>
            <w:instrText xml:space="preserve"> HYPERLINK \l _Toc397959249 </w:instrText>
          </w:r>
          <w:r>
            <w:rPr>
              <w:rFonts w:hint="eastAsia"/>
            </w:rPr>
            <w:fldChar w:fldCharType="separate"/>
          </w:r>
          <w:r>
            <w:rPr>
              <w:rFonts w:hint="eastAsia"/>
            </w:rPr>
            <w:t>1.2 范围</w:t>
          </w:r>
          <w:r>
            <w:tab/>
          </w:r>
          <w:r>
            <w:fldChar w:fldCharType="begin"/>
          </w:r>
          <w:r>
            <w:instrText xml:space="preserve"> PAGEREF _Toc397959249 \h </w:instrText>
          </w:r>
          <w:r>
            <w:fldChar w:fldCharType="separate"/>
          </w:r>
          <w:r>
            <w:t>4</w:t>
          </w:r>
          <w:r>
            <w:fldChar w:fldCharType="end"/>
          </w:r>
          <w:r>
            <w:rPr>
              <w:rFonts w:hint="eastAsia"/>
            </w:rPr>
            <w:fldChar w:fldCharType="end"/>
          </w:r>
        </w:p>
        <w:p w14:paraId="4C19D5E6">
          <w:pPr>
            <w:pStyle w:val="12"/>
            <w:tabs>
              <w:tab w:val="right" w:leader="dot" w:pos="8312"/>
            </w:tabs>
          </w:pPr>
          <w:r>
            <w:rPr>
              <w:rFonts w:hint="eastAsia"/>
            </w:rPr>
            <w:fldChar w:fldCharType="begin"/>
          </w:r>
          <w:r>
            <w:rPr>
              <w:rFonts w:hint="eastAsia"/>
            </w:rPr>
            <w:instrText xml:space="preserve"> HYPERLINK \l _Toc1408760182 </w:instrText>
          </w:r>
          <w:r>
            <w:rPr>
              <w:rFonts w:hint="eastAsia"/>
            </w:rPr>
            <w:fldChar w:fldCharType="separate"/>
          </w:r>
          <w:r>
            <w:rPr>
              <w:rFonts w:hint="eastAsia"/>
            </w:rPr>
            <w:t>1.3 定义、首字母缩写词和缩略语</w:t>
          </w:r>
          <w:r>
            <w:tab/>
          </w:r>
          <w:r>
            <w:fldChar w:fldCharType="begin"/>
          </w:r>
          <w:r>
            <w:instrText xml:space="preserve"> PAGEREF _Toc1408760182 \h </w:instrText>
          </w:r>
          <w:r>
            <w:fldChar w:fldCharType="separate"/>
          </w:r>
          <w:r>
            <w:t>4</w:t>
          </w:r>
          <w:r>
            <w:fldChar w:fldCharType="end"/>
          </w:r>
          <w:r>
            <w:rPr>
              <w:rFonts w:hint="eastAsia"/>
            </w:rPr>
            <w:fldChar w:fldCharType="end"/>
          </w:r>
        </w:p>
        <w:p w14:paraId="76F0ED60">
          <w:pPr>
            <w:pStyle w:val="12"/>
            <w:tabs>
              <w:tab w:val="right" w:leader="dot" w:pos="8312"/>
            </w:tabs>
          </w:pPr>
          <w:r>
            <w:rPr>
              <w:rFonts w:hint="eastAsia"/>
            </w:rPr>
            <w:fldChar w:fldCharType="begin"/>
          </w:r>
          <w:r>
            <w:rPr>
              <w:rFonts w:hint="eastAsia"/>
            </w:rPr>
            <w:instrText xml:space="preserve"> HYPERLINK \l _Toc1436458028 </w:instrText>
          </w:r>
          <w:r>
            <w:rPr>
              <w:rFonts w:hint="eastAsia"/>
            </w:rPr>
            <w:fldChar w:fldCharType="separate"/>
          </w:r>
          <w:r>
            <w:rPr>
              <w:rFonts w:hint="eastAsia"/>
            </w:rPr>
            <w:t>1.4 参考资料</w:t>
          </w:r>
          <w:r>
            <w:tab/>
          </w:r>
          <w:r>
            <w:fldChar w:fldCharType="begin"/>
          </w:r>
          <w:r>
            <w:instrText xml:space="preserve"> PAGEREF _Toc1436458028 \h </w:instrText>
          </w:r>
          <w:r>
            <w:fldChar w:fldCharType="separate"/>
          </w:r>
          <w:r>
            <w:t>4</w:t>
          </w:r>
          <w:r>
            <w:fldChar w:fldCharType="end"/>
          </w:r>
          <w:r>
            <w:rPr>
              <w:rFonts w:hint="eastAsia"/>
            </w:rPr>
            <w:fldChar w:fldCharType="end"/>
          </w:r>
        </w:p>
        <w:p w14:paraId="76033585">
          <w:pPr>
            <w:pStyle w:val="11"/>
            <w:tabs>
              <w:tab w:val="right" w:leader="dot" w:pos="8312"/>
            </w:tabs>
          </w:pPr>
          <w:r>
            <w:rPr>
              <w:rFonts w:hint="eastAsia"/>
            </w:rPr>
            <w:fldChar w:fldCharType="begin"/>
          </w:r>
          <w:r>
            <w:rPr>
              <w:rFonts w:hint="eastAsia"/>
            </w:rPr>
            <w:instrText xml:space="preserve"> HYPERLINK \l _Toc683561465 </w:instrText>
          </w:r>
          <w:r>
            <w:rPr>
              <w:rFonts w:hint="eastAsia"/>
            </w:rPr>
            <w:fldChar w:fldCharType="separate"/>
          </w:r>
          <w:r>
            <w:rPr>
              <w:rFonts w:hint="eastAsia"/>
            </w:rPr>
            <w:t>2. 软件总体概述</w:t>
          </w:r>
          <w:r>
            <w:tab/>
          </w:r>
          <w:r>
            <w:fldChar w:fldCharType="begin"/>
          </w:r>
          <w:r>
            <w:instrText xml:space="preserve"> PAGEREF _Toc683561465 \h </w:instrText>
          </w:r>
          <w:r>
            <w:fldChar w:fldCharType="separate"/>
          </w:r>
          <w:r>
            <w:t>4</w:t>
          </w:r>
          <w:r>
            <w:fldChar w:fldCharType="end"/>
          </w:r>
          <w:r>
            <w:rPr>
              <w:rFonts w:hint="eastAsia"/>
            </w:rPr>
            <w:fldChar w:fldCharType="end"/>
          </w:r>
        </w:p>
        <w:p w14:paraId="14779BC8">
          <w:pPr>
            <w:pStyle w:val="12"/>
            <w:tabs>
              <w:tab w:val="right" w:leader="dot" w:pos="8312"/>
            </w:tabs>
          </w:pPr>
          <w:r>
            <w:rPr>
              <w:rFonts w:hint="eastAsia"/>
            </w:rPr>
            <w:fldChar w:fldCharType="begin"/>
          </w:r>
          <w:r>
            <w:rPr>
              <w:rFonts w:hint="eastAsia"/>
            </w:rPr>
            <w:instrText xml:space="preserve"> HYPERLINK \l _Toc740361835 </w:instrText>
          </w:r>
          <w:r>
            <w:rPr>
              <w:rFonts w:hint="eastAsia"/>
            </w:rPr>
            <w:fldChar w:fldCharType="separate"/>
          </w:r>
          <w:r>
            <w:rPr>
              <w:rFonts w:hint="eastAsia"/>
            </w:rPr>
            <w:t>2.1 软件标识</w:t>
          </w:r>
          <w:r>
            <w:tab/>
          </w:r>
          <w:r>
            <w:fldChar w:fldCharType="begin"/>
          </w:r>
          <w:r>
            <w:instrText xml:space="preserve"> PAGEREF _Toc740361835 \h </w:instrText>
          </w:r>
          <w:r>
            <w:fldChar w:fldCharType="separate"/>
          </w:r>
          <w:r>
            <w:t>4</w:t>
          </w:r>
          <w:r>
            <w:fldChar w:fldCharType="end"/>
          </w:r>
          <w:r>
            <w:rPr>
              <w:rFonts w:hint="eastAsia"/>
            </w:rPr>
            <w:fldChar w:fldCharType="end"/>
          </w:r>
        </w:p>
        <w:p w14:paraId="71F10A54">
          <w:pPr>
            <w:pStyle w:val="12"/>
            <w:tabs>
              <w:tab w:val="right" w:leader="dot" w:pos="8312"/>
            </w:tabs>
          </w:pPr>
          <w:r>
            <w:rPr>
              <w:rFonts w:hint="eastAsia"/>
            </w:rPr>
            <w:fldChar w:fldCharType="begin"/>
          </w:r>
          <w:r>
            <w:rPr>
              <w:rFonts w:hint="eastAsia"/>
            </w:rPr>
            <w:instrText xml:space="preserve"> HYPERLINK \l _Toc821451011 </w:instrText>
          </w:r>
          <w:r>
            <w:rPr>
              <w:rFonts w:hint="eastAsia"/>
            </w:rPr>
            <w:fldChar w:fldCharType="separate"/>
          </w:r>
          <w:r>
            <w:rPr>
              <w:rFonts w:hint="eastAsia"/>
            </w:rPr>
            <w:t>2.2 软件描述</w:t>
          </w:r>
          <w:r>
            <w:tab/>
          </w:r>
          <w:r>
            <w:fldChar w:fldCharType="begin"/>
          </w:r>
          <w:r>
            <w:instrText xml:space="preserve"> PAGEREF _Toc821451011 \h </w:instrText>
          </w:r>
          <w:r>
            <w:fldChar w:fldCharType="separate"/>
          </w:r>
          <w:r>
            <w:t>5</w:t>
          </w:r>
          <w:r>
            <w:fldChar w:fldCharType="end"/>
          </w:r>
          <w:r>
            <w:rPr>
              <w:rFonts w:hint="eastAsia"/>
            </w:rPr>
            <w:fldChar w:fldCharType="end"/>
          </w:r>
        </w:p>
        <w:p w14:paraId="7125FAC7">
          <w:pPr>
            <w:pStyle w:val="8"/>
            <w:tabs>
              <w:tab w:val="right" w:leader="dot" w:pos="8312"/>
            </w:tabs>
          </w:pPr>
          <w:r>
            <w:rPr>
              <w:rFonts w:hint="eastAsia"/>
            </w:rPr>
            <w:fldChar w:fldCharType="begin"/>
          </w:r>
          <w:r>
            <w:rPr>
              <w:rFonts w:hint="eastAsia"/>
            </w:rPr>
            <w:instrText xml:space="preserve"> HYPERLINK \l _Toc1910652575 </w:instrText>
          </w:r>
          <w:r>
            <w:rPr>
              <w:rFonts w:hint="eastAsia"/>
            </w:rPr>
            <w:fldChar w:fldCharType="separate"/>
          </w:r>
          <w:r>
            <w:rPr>
              <w:rFonts w:hint="eastAsia"/>
              <w:i w:val="0"/>
              <w:iCs/>
            </w:rPr>
            <w:t>2.2.1 系统属性</w:t>
          </w:r>
          <w:r>
            <w:tab/>
          </w:r>
          <w:r>
            <w:fldChar w:fldCharType="begin"/>
          </w:r>
          <w:r>
            <w:instrText xml:space="preserve"> PAGEREF _Toc1910652575 \h </w:instrText>
          </w:r>
          <w:r>
            <w:fldChar w:fldCharType="separate"/>
          </w:r>
          <w:r>
            <w:t>5</w:t>
          </w:r>
          <w:r>
            <w:fldChar w:fldCharType="end"/>
          </w:r>
          <w:r>
            <w:rPr>
              <w:rFonts w:hint="eastAsia"/>
            </w:rPr>
            <w:fldChar w:fldCharType="end"/>
          </w:r>
        </w:p>
        <w:p w14:paraId="7F0E1103">
          <w:pPr>
            <w:pStyle w:val="8"/>
            <w:tabs>
              <w:tab w:val="right" w:leader="dot" w:pos="8312"/>
            </w:tabs>
          </w:pPr>
          <w:r>
            <w:rPr>
              <w:rFonts w:hint="eastAsia"/>
            </w:rPr>
            <w:fldChar w:fldCharType="begin"/>
          </w:r>
          <w:r>
            <w:rPr>
              <w:rFonts w:hint="eastAsia"/>
            </w:rPr>
            <w:instrText xml:space="preserve"> HYPERLINK \l _Toc208612884 </w:instrText>
          </w:r>
          <w:r>
            <w:rPr>
              <w:rFonts w:hint="eastAsia"/>
            </w:rPr>
            <w:fldChar w:fldCharType="separate"/>
          </w:r>
          <w:r>
            <w:rPr>
              <w:rFonts w:hint="eastAsia" w:ascii="Arial" w:hAnsi="Arial" w:eastAsia="宋体" w:cs="Times New Roman"/>
              <w:i w:val="0"/>
              <w:iCs/>
            </w:rPr>
            <w:t>2.2.2 开发背景</w:t>
          </w:r>
          <w:r>
            <w:tab/>
          </w:r>
          <w:r>
            <w:fldChar w:fldCharType="begin"/>
          </w:r>
          <w:r>
            <w:instrText xml:space="preserve"> PAGEREF _Toc208612884 \h </w:instrText>
          </w:r>
          <w:r>
            <w:fldChar w:fldCharType="separate"/>
          </w:r>
          <w:r>
            <w:t>5</w:t>
          </w:r>
          <w:r>
            <w:fldChar w:fldCharType="end"/>
          </w:r>
          <w:r>
            <w:rPr>
              <w:rFonts w:hint="eastAsia"/>
            </w:rPr>
            <w:fldChar w:fldCharType="end"/>
          </w:r>
        </w:p>
        <w:p w14:paraId="64E8DD05">
          <w:pPr>
            <w:pStyle w:val="8"/>
            <w:tabs>
              <w:tab w:val="right" w:leader="dot" w:pos="8312"/>
            </w:tabs>
          </w:pPr>
          <w:r>
            <w:rPr>
              <w:rFonts w:hint="eastAsia"/>
            </w:rPr>
            <w:fldChar w:fldCharType="begin"/>
          </w:r>
          <w:r>
            <w:rPr>
              <w:rFonts w:hint="eastAsia"/>
            </w:rPr>
            <w:instrText xml:space="preserve"> HYPERLINK \l _Toc1621948086 </w:instrText>
          </w:r>
          <w:r>
            <w:rPr>
              <w:rFonts w:hint="eastAsia"/>
            </w:rPr>
            <w:fldChar w:fldCharType="separate"/>
          </w:r>
          <w:r>
            <w:rPr>
              <w:rFonts w:hint="eastAsia" w:ascii="Arial" w:hAnsi="Arial" w:eastAsia="宋体" w:cs="Times New Roman"/>
              <w:lang w:val="en-US" w:eastAsia="zh-CN"/>
            </w:rPr>
            <w:t xml:space="preserve">2.2.3 </w:t>
          </w:r>
          <w:r>
            <w:rPr>
              <w:rFonts w:hint="eastAsia" w:ascii="Arial" w:hAnsi="Arial" w:eastAsia="宋体" w:cs="Times New Roman"/>
              <w:i w:val="0"/>
              <w:iCs/>
              <w:lang w:val="en-US" w:eastAsia="zh-CN"/>
            </w:rPr>
            <w:t>需求描述</w:t>
          </w:r>
          <w:r>
            <w:tab/>
          </w:r>
          <w:r>
            <w:fldChar w:fldCharType="begin"/>
          </w:r>
          <w:r>
            <w:instrText xml:space="preserve"> PAGEREF _Toc1621948086 \h </w:instrText>
          </w:r>
          <w:r>
            <w:fldChar w:fldCharType="separate"/>
          </w:r>
          <w:r>
            <w:t>5</w:t>
          </w:r>
          <w:r>
            <w:fldChar w:fldCharType="end"/>
          </w:r>
          <w:r>
            <w:rPr>
              <w:rFonts w:hint="eastAsia"/>
            </w:rPr>
            <w:fldChar w:fldCharType="end"/>
          </w:r>
        </w:p>
        <w:p w14:paraId="31FE378D">
          <w:pPr>
            <w:pStyle w:val="8"/>
            <w:tabs>
              <w:tab w:val="right" w:leader="dot" w:pos="8312"/>
            </w:tabs>
          </w:pPr>
          <w:r>
            <w:rPr>
              <w:rFonts w:hint="eastAsia"/>
            </w:rPr>
            <w:fldChar w:fldCharType="begin"/>
          </w:r>
          <w:r>
            <w:rPr>
              <w:rFonts w:hint="eastAsia"/>
            </w:rPr>
            <w:instrText xml:space="preserve"> HYPERLINK \l _Toc1521523195 </w:instrText>
          </w:r>
          <w:r>
            <w:rPr>
              <w:rFonts w:hint="eastAsia"/>
            </w:rPr>
            <w:fldChar w:fldCharType="separate"/>
          </w:r>
          <w:r>
            <w:rPr>
              <w:rFonts w:hint="eastAsia" w:ascii="Arial" w:hAnsi="Arial" w:eastAsia="宋体" w:cs="Times New Roman"/>
              <w:i w:val="0"/>
              <w:iCs/>
              <w:lang w:val="en-US" w:eastAsia="zh-CN"/>
            </w:rPr>
            <w:t>2.2.4 基础功能描述</w:t>
          </w:r>
          <w:r>
            <w:tab/>
          </w:r>
          <w:r>
            <w:fldChar w:fldCharType="begin"/>
          </w:r>
          <w:r>
            <w:instrText xml:space="preserve"> PAGEREF _Toc1521523195 \h </w:instrText>
          </w:r>
          <w:r>
            <w:fldChar w:fldCharType="separate"/>
          </w:r>
          <w:r>
            <w:t>6</w:t>
          </w:r>
          <w:r>
            <w:fldChar w:fldCharType="end"/>
          </w:r>
          <w:r>
            <w:rPr>
              <w:rFonts w:hint="eastAsia"/>
            </w:rPr>
            <w:fldChar w:fldCharType="end"/>
          </w:r>
        </w:p>
        <w:p w14:paraId="180838FE">
          <w:pPr>
            <w:pStyle w:val="8"/>
            <w:tabs>
              <w:tab w:val="right" w:leader="dot" w:pos="8312"/>
            </w:tabs>
          </w:pPr>
          <w:r>
            <w:rPr>
              <w:rFonts w:hint="eastAsia"/>
            </w:rPr>
            <w:fldChar w:fldCharType="begin"/>
          </w:r>
          <w:r>
            <w:rPr>
              <w:rFonts w:hint="eastAsia"/>
            </w:rPr>
            <w:instrText xml:space="preserve"> HYPERLINK \l _Toc104373395 </w:instrText>
          </w:r>
          <w:r>
            <w:rPr>
              <w:rFonts w:hint="eastAsia"/>
            </w:rPr>
            <w:fldChar w:fldCharType="separate"/>
          </w:r>
          <w:r>
            <w:rPr>
              <w:rFonts w:hint="eastAsia" w:ascii="Arial" w:hAnsi="Arial" w:eastAsia="宋体" w:cs="Times New Roman"/>
              <w:i w:val="0"/>
              <w:iCs/>
            </w:rPr>
            <w:t>2.2.5 软件功能</w:t>
          </w:r>
          <w:r>
            <w:tab/>
          </w:r>
          <w:r>
            <w:fldChar w:fldCharType="begin"/>
          </w:r>
          <w:r>
            <w:instrText xml:space="preserve"> PAGEREF _Toc104373395 \h </w:instrText>
          </w:r>
          <w:r>
            <w:fldChar w:fldCharType="separate"/>
          </w:r>
          <w:r>
            <w:t>7</w:t>
          </w:r>
          <w:r>
            <w:fldChar w:fldCharType="end"/>
          </w:r>
          <w:r>
            <w:rPr>
              <w:rFonts w:hint="eastAsia"/>
            </w:rPr>
            <w:fldChar w:fldCharType="end"/>
          </w:r>
        </w:p>
        <w:p w14:paraId="1F184C3C">
          <w:pPr>
            <w:pStyle w:val="12"/>
            <w:tabs>
              <w:tab w:val="right" w:leader="dot" w:pos="8312"/>
            </w:tabs>
          </w:pPr>
          <w:r>
            <w:rPr>
              <w:rFonts w:hint="eastAsia"/>
            </w:rPr>
            <w:fldChar w:fldCharType="begin"/>
          </w:r>
          <w:r>
            <w:rPr>
              <w:rFonts w:hint="eastAsia"/>
            </w:rPr>
            <w:instrText xml:space="preserve"> HYPERLINK \l _Toc9510283 </w:instrText>
          </w:r>
          <w:r>
            <w:rPr>
              <w:rFonts w:hint="eastAsia"/>
            </w:rPr>
            <w:fldChar w:fldCharType="separate"/>
          </w:r>
          <w:r>
            <w:rPr>
              <w:rFonts w:hint="eastAsia"/>
            </w:rPr>
            <w:t>2.3 用户的特点</w:t>
          </w:r>
          <w:r>
            <w:tab/>
          </w:r>
          <w:r>
            <w:fldChar w:fldCharType="begin"/>
          </w:r>
          <w:r>
            <w:instrText xml:space="preserve"> PAGEREF _Toc9510283 \h </w:instrText>
          </w:r>
          <w:r>
            <w:fldChar w:fldCharType="separate"/>
          </w:r>
          <w:r>
            <w:t>8</w:t>
          </w:r>
          <w:r>
            <w:fldChar w:fldCharType="end"/>
          </w:r>
          <w:r>
            <w:rPr>
              <w:rFonts w:hint="eastAsia"/>
            </w:rPr>
            <w:fldChar w:fldCharType="end"/>
          </w:r>
        </w:p>
        <w:p w14:paraId="5CF8932C">
          <w:pPr>
            <w:pStyle w:val="12"/>
            <w:tabs>
              <w:tab w:val="right" w:leader="dot" w:pos="8312"/>
            </w:tabs>
          </w:pPr>
          <w:r>
            <w:rPr>
              <w:rFonts w:hint="eastAsia"/>
            </w:rPr>
            <w:fldChar w:fldCharType="begin"/>
          </w:r>
          <w:r>
            <w:rPr>
              <w:rFonts w:hint="eastAsia"/>
            </w:rPr>
            <w:instrText xml:space="preserve"> HYPERLINK \l _Toc705788269 </w:instrText>
          </w:r>
          <w:r>
            <w:rPr>
              <w:rFonts w:hint="eastAsia"/>
            </w:rPr>
            <w:fldChar w:fldCharType="separate"/>
          </w:r>
          <w:r>
            <w:rPr>
              <w:rFonts w:hint="eastAsia"/>
            </w:rPr>
            <w:t>2.4 限制与约束</w:t>
          </w:r>
          <w:r>
            <w:tab/>
          </w:r>
          <w:r>
            <w:fldChar w:fldCharType="begin"/>
          </w:r>
          <w:r>
            <w:instrText xml:space="preserve"> PAGEREF _Toc705788269 \h </w:instrText>
          </w:r>
          <w:r>
            <w:fldChar w:fldCharType="separate"/>
          </w:r>
          <w:r>
            <w:t>8</w:t>
          </w:r>
          <w:r>
            <w:fldChar w:fldCharType="end"/>
          </w:r>
          <w:r>
            <w:rPr>
              <w:rFonts w:hint="eastAsia"/>
            </w:rPr>
            <w:fldChar w:fldCharType="end"/>
          </w:r>
        </w:p>
        <w:p w14:paraId="4BC00E4E">
          <w:pPr>
            <w:pStyle w:val="11"/>
            <w:tabs>
              <w:tab w:val="right" w:leader="dot" w:pos="8312"/>
            </w:tabs>
          </w:pPr>
          <w:r>
            <w:rPr>
              <w:rFonts w:hint="eastAsia"/>
            </w:rPr>
            <w:fldChar w:fldCharType="begin"/>
          </w:r>
          <w:r>
            <w:rPr>
              <w:rFonts w:hint="eastAsia"/>
            </w:rPr>
            <w:instrText xml:space="preserve"> HYPERLINK \l _Toc1321146355 </w:instrText>
          </w:r>
          <w:r>
            <w:rPr>
              <w:rFonts w:hint="eastAsia"/>
            </w:rPr>
            <w:fldChar w:fldCharType="separate"/>
          </w:r>
          <w:r>
            <w:rPr>
              <w:rFonts w:hint="eastAsia"/>
            </w:rPr>
            <w:t>3. 具体需求</w:t>
          </w:r>
          <w:r>
            <w:tab/>
          </w:r>
          <w:r>
            <w:fldChar w:fldCharType="begin"/>
          </w:r>
          <w:r>
            <w:instrText xml:space="preserve"> PAGEREF _Toc1321146355 \h </w:instrText>
          </w:r>
          <w:r>
            <w:fldChar w:fldCharType="separate"/>
          </w:r>
          <w:r>
            <w:t>9</w:t>
          </w:r>
          <w:r>
            <w:fldChar w:fldCharType="end"/>
          </w:r>
          <w:r>
            <w:rPr>
              <w:rFonts w:hint="eastAsia"/>
            </w:rPr>
            <w:fldChar w:fldCharType="end"/>
          </w:r>
        </w:p>
        <w:p w14:paraId="0A97D711">
          <w:pPr>
            <w:pStyle w:val="12"/>
            <w:tabs>
              <w:tab w:val="right" w:leader="dot" w:pos="8312"/>
            </w:tabs>
          </w:pPr>
          <w:r>
            <w:rPr>
              <w:rFonts w:hint="eastAsia"/>
            </w:rPr>
            <w:fldChar w:fldCharType="begin"/>
          </w:r>
          <w:r>
            <w:rPr>
              <w:rFonts w:hint="eastAsia"/>
            </w:rPr>
            <w:instrText xml:space="preserve"> HYPERLINK \l _Toc1503614244 </w:instrText>
          </w:r>
          <w:r>
            <w:rPr>
              <w:rFonts w:hint="eastAsia"/>
            </w:rPr>
            <w:fldChar w:fldCharType="separate"/>
          </w:r>
          <w:r>
            <w:rPr>
              <w:rFonts w:hint="eastAsia" w:eastAsia="宋体"/>
              <w:lang w:val="en-US" w:eastAsia="zh-CN"/>
            </w:rPr>
            <w:t xml:space="preserve">3.1 </w:t>
          </w:r>
          <w:r>
            <w:rPr>
              <w:rFonts w:hint="eastAsia"/>
              <w:lang w:val="en-US" w:eastAsia="zh-CN"/>
            </w:rPr>
            <w:t>数据管理系统</w:t>
          </w:r>
          <w:r>
            <w:tab/>
          </w:r>
          <w:r>
            <w:fldChar w:fldCharType="begin"/>
          </w:r>
          <w:r>
            <w:instrText xml:space="preserve"> PAGEREF _Toc1503614244 \h </w:instrText>
          </w:r>
          <w:r>
            <w:fldChar w:fldCharType="separate"/>
          </w:r>
          <w:r>
            <w:t>9</w:t>
          </w:r>
          <w:r>
            <w:fldChar w:fldCharType="end"/>
          </w:r>
          <w:r>
            <w:rPr>
              <w:rFonts w:hint="eastAsia"/>
            </w:rPr>
            <w:fldChar w:fldCharType="end"/>
          </w:r>
        </w:p>
        <w:p w14:paraId="34C24C8C">
          <w:pPr>
            <w:pStyle w:val="8"/>
            <w:tabs>
              <w:tab w:val="right" w:leader="dot" w:pos="8312"/>
            </w:tabs>
          </w:pPr>
          <w:r>
            <w:rPr>
              <w:rFonts w:hint="eastAsia"/>
            </w:rPr>
            <w:fldChar w:fldCharType="begin"/>
          </w:r>
          <w:r>
            <w:rPr>
              <w:rFonts w:hint="eastAsia"/>
            </w:rPr>
            <w:instrText xml:space="preserve"> HYPERLINK \l _Toc63068929 </w:instrText>
          </w:r>
          <w:r>
            <w:rPr>
              <w:rFonts w:hint="eastAsia"/>
            </w:rPr>
            <w:fldChar w:fldCharType="separate"/>
          </w:r>
          <w:r>
            <w:rPr>
              <w:rFonts w:hint="eastAsia" w:cs="Times New Roman"/>
              <w:snapToGrid w:val="0"/>
              <w:lang w:val="en-US" w:eastAsia="zh-CN" w:bidi="ar-SA"/>
            </w:rPr>
            <w:t>1.</w:t>
          </w:r>
          <w:r>
            <w:rPr>
              <w:rFonts w:hint="eastAsia" w:ascii="Arial" w:hAnsi="Arial" w:eastAsia="宋体" w:cs="Times New Roman"/>
              <w:snapToGrid w:val="0"/>
              <w:lang w:val="en-US" w:eastAsia="zh-CN" w:bidi="ar-SA"/>
            </w:rPr>
            <w:t>数据采集管理</w:t>
          </w:r>
          <w:r>
            <w:tab/>
          </w:r>
          <w:r>
            <w:fldChar w:fldCharType="begin"/>
          </w:r>
          <w:r>
            <w:instrText xml:space="preserve"> PAGEREF _Toc63068929 \h </w:instrText>
          </w:r>
          <w:r>
            <w:fldChar w:fldCharType="separate"/>
          </w:r>
          <w:r>
            <w:t>9</w:t>
          </w:r>
          <w:r>
            <w:fldChar w:fldCharType="end"/>
          </w:r>
          <w:r>
            <w:rPr>
              <w:rFonts w:hint="eastAsia"/>
            </w:rPr>
            <w:fldChar w:fldCharType="end"/>
          </w:r>
        </w:p>
        <w:p w14:paraId="2B9FA0DB">
          <w:pPr>
            <w:pStyle w:val="8"/>
            <w:tabs>
              <w:tab w:val="right" w:leader="dot" w:pos="8312"/>
            </w:tabs>
          </w:pPr>
          <w:r>
            <w:rPr>
              <w:rFonts w:hint="eastAsia"/>
            </w:rPr>
            <w:fldChar w:fldCharType="begin"/>
          </w:r>
          <w:r>
            <w:rPr>
              <w:rFonts w:hint="eastAsia"/>
            </w:rPr>
            <w:instrText xml:space="preserve"> HYPERLINK \l _Toc867824224 </w:instrText>
          </w:r>
          <w:r>
            <w:rPr>
              <w:rFonts w:hint="eastAsia"/>
            </w:rPr>
            <w:fldChar w:fldCharType="separate"/>
          </w:r>
          <w:r>
            <w:rPr>
              <w:rFonts w:hint="eastAsia" w:cs="Times New Roman"/>
              <w:snapToGrid w:val="0"/>
              <w:lang w:val="en-US" w:eastAsia="zh-CN" w:bidi="ar-SA"/>
            </w:rPr>
            <w:t>2.</w:t>
          </w:r>
          <w:r>
            <w:rPr>
              <w:rFonts w:hint="default" w:ascii="Arial" w:hAnsi="Arial" w:eastAsia="宋体" w:cs="Times New Roman"/>
              <w:snapToGrid w:val="0"/>
              <w:lang w:val="en-US" w:eastAsia="zh-CN" w:bidi="ar-SA"/>
            </w:rPr>
            <w:t>数据清洗与标准化</w:t>
          </w:r>
          <w:r>
            <w:tab/>
          </w:r>
          <w:r>
            <w:fldChar w:fldCharType="begin"/>
          </w:r>
          <w:r>
            <w:instrText xml:space="preserve"> PAGEREF _Toc867824224 \h </w:instrText>
          </w:r>
          <w:r>
            <w:fldChar w:fldCharType="separate"/>
          </w:r>
          <w:r>
            <w:t>10</w:t>
          </w:r>
          <w:r>
            <w:fldChar w:fldCharType="end"/>
          </w:r>
          <w:r>
            <w:rPr>
              <w:rFonts w:hint="eastAsia"/>
            </w:rPr>
            <w:fldChar w:fldCharType="end"/>
          </w:r>
        </w:p>
        <w:p w14:paraId="55A20AB2">
          <w:pPr>
            <w:pStyle w:val="8"/>
            <w:tabs>
              <w:tab w:val="right" w:leader="dot" w:pos="8312"/>
            </w:tabs>
          </w:pPr>
          <w:r>
            <w:rPr>
              <w:rFonts w:hint="eastAsia"/>
            </w:rPr>
            <w:fldChar w:fldCharType="begin"/>
          </w:r>
          <w:r>
            <w:rPr>
              <w:rFonts w:hint="eastAsia"/>
            </w:rPr>
            <w:instrText xml:space="preserve"> HYPERLINK \l _Toc1069934040 </w:instrText>
          </w:r>
          <w:r>
            <w:rPr>
              <w:rFonts w:hint="eastAsia"/>
            </w:rPr>
            <w:fldChar w:fldCharType="separate"/>
          </w:r>
          <w:r>
            <w:rPr>
              <w:rFonts w:hint="eastAsia" w:cs="Times New Roman"/>
              <w:snapToGrid w:val="0"/>
              <w:lang w:val="en-US" w:eastAsia="zh-CN" w:bidi="ar-SA"/>
            </w:rPr>
            <w:t>3.</w:t>
          </w:r>
          <w:r>
            <w:rPr>
              <w:rFonts w:hint="eastAsia" w:ascii="Arial" w:hAnsi="Arial" w:eastAsia="宋体" w:cs="Times New Roman"/>
              <w:snapToGrid w:val="0"/>
              <w:lang w:val="en-US" w:eastAsia="zh-CN" w:bidi="ar-SA"/>
            </w:rPr>
            <w:t>数据存储</w:t>
          </w:r>
          <w:r>
            <w:tab/>
          </w:r>
          <w:r>
            <w:fldChar w:fldCharType="begin"/>
          </w:r>
          <w:r>
            <w:instrText xml:space="preserve"> PAGEREF _Toc1069934040 \h </w:instrText>
          </w:r>
          <w:r>
            <w:fldChar w:fldCharType="separate"/>
          </w:r>
          <w:r>
            <w:t>11</w:t>
          </w:r>
          <w:r>
            <w:fldChar w:fldCharType="end"/>
          </w:r>
          <w:r>
            <w:rPr>
              <w:rFonts w:hint="eastAsia"/>
            </w:rPr>
            <w:fldChar w:fldCharType="end"/>
          </w:r>
        </w:p>
        <w:p w14:paraId="16D40B6F">
          <w:pPr>
            <w:pStyle w:val="8"/>
            <w:tabs>
              <w:tab w:val="right" w:leader="dot" w:pos="8312"/>
            </w:tabs>
          </w:pPr>
          <w:r>
            <w:rPr>
              <w:rFonts w:hint="eastAsia"/>
            </w:rPr>
            <w:fldChar w:fldCharType="begin"/>
          </w:r>
          <w:r>
            <w:rPr>
              <w:rFonts w:hint="eastAsia"/>
            </w:rPr>
            <w:instrText xml:space="preserve"> HYPERLINK \l _Toc375676481 </w:instrText>
          </w:r>
          <w:r>
            <w:rPr>
              <w:rFonts w:hint="eastAsia"/>
            </w:rPr>
            <w:fldChar w:fldCharType="separate"/>
          </w:r>
          <w:r>
            <w:rPr>
              <w:rFonts w:hint="eastAsia" w:cs="Times New Roman"/>
              <w:snapToGrid w:val="0"/>
              <w:lang w:val="en-US" w:eastAsia="zh-CN" w:bidi="ar-SA"/>
            </w:rPr>
            <w:t>4.</w:t>
          </w:r>
          <w:r>
            <w:rPr>
              <w:rFonts w:hint="eastAsia" w:ascii="Arial" w:hAnsi="Arial" w:eastAsia="宋体" w:cs="Times New Roman"/>
              <w:snapToGrid w:val="0"/>
              <w:lang w:val="en-US" w:eastAsia="zh-CN" w:bidi="ar-SA"/>
            </w:rPr>
            <w:t>数据查询统计服务</w:t>
          </w:r>
          <w:r>
            <w:tab/>
          </w:r>
          <w:r>
            <w:fldChar w:fldCharType="begin"/>
          </w:r>
          <w:r>
            <w:instrText xml:space="preserve"> PAGEREF _Toc375676481 \h </w:instrText>
          </w:r>
          <w:r>
            <w:fldChar w:fldCharType="separate"/>
          </w:r>
          <w:r>
            <w:t>11</w:t>
          </w:r>
          <w:r>
            <w:fldChar w:fldCharType="end"/>
          </w:r>
          <w:r>
            <w:rPr>
              <w:rFonts w:hint="eastAsia"/>
            </w:rPr>
            <w:fldChar w:fldCharType="end"/>
          </w:r>
        </w:p>
        <w:p w14:paraId="2D6251ED">
          <w:pPr>
            <w:pStyle w:val="8"/>
            <w:tabs>
              <w:tab w:val="right" w:leader="dot" w:pos="8312"/>
            </w:tabs>
            <w:rPr>
              <w:highlight w:val="none"/>
            </w:rPr>
          </w:pPr>
          <w:r>
            <w:rPr>
              <w:rFonts w:hint="eastAsia"/>
              <w:highlight w:val="none"/>
            </w:rPr>
            <w:fldChar w:fldCharType="begin"/>
          </w:r>
          <w:r>
            <w:rPr>
              <w:rFonts w:hint="eastAsia"/>
              <w:highlight w:val="none"/>
            </w:rPr>
            <w:instrText xml:space="preserve"> HYPERLINK \l _Toc372178097 </w:instrText>
          </w:r>
          <w:r>
            <w:rPr>
              <w:rFonts w:hint="eastAsia"/>
              <w:highlight w:val="none"/>
            </w:rPr>
            <w:fldChar w:fldCharType="separate"/>
          </w:r>
          <w:r>
            <w:rPr>
              <w:rFonts w:hint="eastAsia"/>
              <w:szCs w:val="20"/>
              <w:highlight w:val="none"/>
              <w:lang w:val="en-US" w:eastAsia="zh"/>
              <w:woUserID w:val="3"/>
            </w:rPr>
            <w:t>5.数据导入功能</w:t>
          </w:r>
          <w:r>
            <w:rPr>
              <w:highlight w:val="none"/>
            </w:rPr>
            <w:tab/>
          </w:r>
          <w:r>
            <w:rPr>
              <w:highlight w:val="none"/>
            </w:rPr>
            <w:fldChar w:fldCharType="begin"/>
          </w:r>
          <w:r>
            <w:rPr>
              <w:highlight w:val="none"/>
            </w:rPr>
            <w:instrText xml:space="preserve"> PAGEREF _Toc372178097 \h </w:instrText>
          </w:r>
          <w:r>
            <w:rPr>
              <w:highlight w:val="none"/>
            </w:rPr>
            <w:fldChar w:fldCharType="separate"/>
          </w:r>
          <w:r>
            <w:rPr>
              <w:highlight w:val="none"/>
            </w:rPr>
            <w:t>12</w:t>
          </w:r>
          <w:r>
            <w:rPr>
              <w:highlight w:val="none"/>
            </w:rPr>
            <w:fldChar w:fldCharType="end"/>
          </w:r>
          <w:r>
            <w:rPr>
              <w:rFonts w:hint="eastAsia"/>
              <w:highlight w:val="none"/>
            </w:rPr>
            <w:fldChar w:fldCharType="end"/>
          </w:r>
        </w:p>
        <w:p w14:paraId="13B9CD62">
          <w:pPr>
            <w:pStyle w:val="12"/>
            <w:tabs>
              <w:tab w:val="right" w:leader="dot" w:pos="8312"/>
            </w:tabs>
            <w:rPr>
              <w:highlight w:val="none"/>
            </w:rPr>
          </w:pPr>
          <w:r>
            <w:rPr>
              <w:rFonts w:hint="eastAsia"/>
              <w:highlight w:val="none"/>
            </w:rPr>
            <w:fldChar w:fldCharType="begin"/>
          </w:r>
          <w:r>
            <w:rPr>
              <w:rFonts w:hint="eastAsia"/>
              <w:highlight w:val="none"/>
            </w:rPr>
            <w:instrText xml:space="preserve"> HYPERLINK \l _Toc1001800824 </w:instrText>
          </w:r>
          <w:r>
            <w:rPr>
              <w:rFonts w:hint="eastAsia"/>
              <w:highlight w:val="none"/>
            </w:rPr>
            <w:fldChar w:fldCharType="separate"/>
          </w:r>
          <w:r>
            <w:rPr>
              <w:rFonts w:hint="eastAsia"/>
              <w:highlight w:val="none"/>
              <w:lang w:val="zh-CN"/>
            </w:rPr>
            <w:t xml:space="preserve">3.1 </w:t>
          </w:r>
          <w:r>
            <w:rPr>
              <w:rFonts w:hint="eastAsia"/>
              <w:highlight w:val="none"/>
              <w:lang w:val="en-US" w:eastAsia="zh-CN"/>
            </w:rPr>
            <w:t>数据分析系统</w:t>
          </w:r>
          <w:r>
            <w:rPr>
              <w:highlight w:val="none"/>
            </w:rPr>
            <w:tab/>
          </w:r>
          <w:r>
            <w:rPr>
              <w:highlight w:val="none"/>
            </w:rPr>
            <w:fldChar w:fldCharType="begin"/>
          </w:r>
          <w:r>
            <w:rPr>
              <w:highlight w:val="none"/>
            </w:rPr>
            <w:instrText xml:space="preserve"> PAGEREF _Toc1001800824 \h </w:instrText>
          </w:r>
          <w:r>
            <w:rPr>
              <w:highlight w:val="none"/>
            </w:rPr>
            <w:fldChar w:fldCharType="separate"/>
          </w:r>
          <w:r>
            <w:rPr>
              <w:highlight w:val="none"/>
            </w:rPr>
            <w:t>14</w:t>
          </w:r>
          <w:r>
            <w:rPr>
              <w:highlight w:val="none"/>
            </w:rPr>
            <w:fldChar w:fldCharType="end"/>
          </w:r>
          <w:r>
            <w:rPr>
              <w:rFonts w:hint="eastAsia"/>
              <w:highlight w:val="none"/>
            </w:rPr>
            <w:fldChar w:fldCharType="end"/>
          </w:r>
        </w:p>
        <w:p w14:paraId="24580EE1">
          <w:pPr>
            <w:pStyle w:val="12"/>
            <w:tabs>
              <w:tab w:val="right" w:leader="dot" w:pos="8312"/>
            </w:tabs>
            <w:rPr>
              <w:highlight w:val="none"/>
            </w:rPr>
          </w:pPr>
          <w:r>
            <w:rPr>
              <w:rFonts w:hint="eastAsia"/>
              <w:highlight w:val="none"/>
            </w:rPr>
            <w:fldChar w:fldCharType="begin"/>
          </w:r>
          <w:r>
            <w:rPr>
              <w:rFonts w:hint="eastAsia"/>
              <w:highlight w:val="none"/>
            </w:rPr>
            <w:instrText xml:space="preserve"> HYPERLINK \l _Toc1819909833 </w:instrText>
          </w:r>
          <w:r>
            <w:rPr>
              <w:rFonts w:hint="eastAsia"/>
              <w:highlight w:val="none"/>
            </w:rPr>
            <w:fldChar w:fldCharType="separate"/>
          </w:r>
          <w:r>
            <w:rPr>
              <w:rFonts w:hint="eastAsia"/>
              <w:highlight w:val="none"/>
              <w:lang w:val="en-US" w:eastAsia="zh-CN"/>
            </w:rPr>
            <w:t>3.3 数据可视化展示系统</w:t>
          </w:r>
          <w:r>
            <w:rPr>
              <w:highlight w:val="none"/>
            </w:rPr>
            <w:tab/>
          </w:r>
          <w:r>
            <w:rPr>
              <w:highlight w:val="none"/>
            </w:rPr>
            <w:fldChar w:fldCharType="begin"/>
          </w:r>
          <w:r>
            <w:rPr>
              <w:highlight w:val="none"/>
            </w:rPr>
            <w:instrText xml:space="preserve"> PAGEREF _Toc1819909833 \h </w:instrText>
          </w:r>
          <w:r>
            <w:rPr>
              <w:highlight w:val="none"/>
            </w:rPr>
            <w:fldChar w:fldCharType="separate"/>
          </w:r>
          <w:r>
            <w:rPr>
              <w:highlight w:val="none"/>
            </w:rPr>
            <w:t>20</w:t>
          </w:r>
          <w:r>
            <w:rPr>
              <w:highlight w:val="none"/>
            </w:rPr>
            <w:fldChar w:fldCharType="end"/>
          </w:r>
          <w:r>
            <w:rPr>
              <w:rFonts w:hint="eastAsia"/>
              <w:highlight w:val="none"/>
            </w:rPr>
            <w:fldChar w:fldCharType="end"/>
          </w:r>
        </w:p>
        <w:p w14:paraId="1A8D8C3C">
          <w:pPr>
            <w:pStyle w:val="8"/>
            <w:tabs>
              <w:tab w:val="right" w:leader="dot" w:pos="8312"/>
            </w:tabs>
            <w:rPr>
              <w:highlight w:val="none"/>
            </w:rPr>
          </w:pPr>
          <w:r>
            <w:rPr>
              <w:rFonts w:hint="eastAsia"/>
              <w:highlight w:val="none"/>
            </w:rPr>
            <w:fldChar w:fldCharType="begin"/>
          </w:r>
          <w:r>
            <w:rPr>
              <w:rFonts w:hint="eastAsia"/>
              <w:highlight w:val="none"/>
            </w:rPr>
            <w:instrText xml:space="preserve"> HYPERLINK \l _Toc2112275087 </w:instrText>
          </w:r>
          <w:r>
            <w:rPr>
              <w:rFonts w:hint="eastAsia"/>
              <w:highlight w:val="none"/>
            </w:rPr>
            <w:fldChar w:fldCharType="separate"/>
          </w:r>
          <w:r>
            <w:rPr>
              <w:rFonts w:hint="eastAsia" w:cstheme="minorBidi"/>
              <w:bCs/>
              <w:kern w:val="2"/>
              <w:szCs w:val="24"/>
              <w:highlight w:val="none"/>
              <w:lang w:val="en-US" w:eastAsia="zh" w:bidi="ar-SA"/>
              <w:woUserID w:val="3"/>
            </w:rPr>
            <w:t>3.3.</w:t>
          </w:r>
          <w:r>
            <w:rPr>
              <w:rFonts w:hint="eastAsia" w:cstheme="minorBidi"/>
              <w:bCs/>
              <w:kern w:val="2"/>
              <w:szCs w:val="24"/>
              <w:highlight w:val="none"/>
              <w:lang w:val="en-US" w:eastAsia="zh-CN" w:bidi="ar-SA"/>
            </w:rPr>
            <w:t>1</w:t>
          </w:r>
          <w:r>
            <w:rPr>
              <w:rFonts w:hint="eastAsia" w:cstheme="minorBidi"/>
              <w:bCs/>
              <w:kern w:val="2"/>
              <w:szCs w:val="24"/>
              <w:highlight w:val="none"/>
              <w:lang w:val="en-US" w:eastAsia="zh" w:bidi="ar-SA"/>
              <w:woUserID w:val="3"/>
            </w:rPr>
            <w:t>.可视化系统分析展示</w:t>
          </w:r>
          <w:r>
            <w:rPr>
              <w:highlight w:val="none"/>
            </w:rPr>
            <w:tab/>
          </w:r>
          <w:r>
            <w:rPr>
              <w:highlight w:val="none"/>
            </w:rPr>
            <w:fldChar w:fldCharType="begin"/>
          </w:r>
          <w:r>
            <w:rPr>
              <w:highlight w:val="none"/>
            </w:rPr>
            <w:instrText xml:space="preserve"> PAGEREF _Toc2112275087 \h </w:instrText>
          </w:r>
          <w:r>
            <w:rPr>
              <w:highlight w:val="none"/>
            </w:rPr>
            <w:fldChar w:fldCharType="separate"/>
          </w:r>
          <w:r>
            <w:rPr>
              <w:highlight w:val="none"/>
            </w:rPr>
            <w:t>20</w:t>
          </w:r>
          <w:r>
            <w:rPr>
              <w:highlight w:val="none"/>
            </w:rPr>
            <w:fldChar w:fldCharType="end"/>
          </w:r>
          <w:r>
            <w:rPr>
              <w:rFonts w:hint="eastAsia"/>
              <w:highlight w:val="none"/>
            </w:rPr>
            <w:fldChar w:fldCharType="end"/>
          </w:r>
        </w:p>
        <w:p w14:paraId="17A93A7C">
          <w:pPr>
            <w:pStyle w:val="8"/>
            <w:tabs>
              <w:tab w:val="right" w:leader="dot" w:pos="8312"/>
            </w:tabs>
            <w:rPr>
              <w:highlight w:val="none"/>
            </w:rPr>
          </w:pPr>
          <w:r>
            <w:rPr>
              <w:rFonts w:hint="eastAsia"/>
              <w:highlight w:val="none"/>
            </w:rPr>
            <w:fldChar w:fldCharType="begin"/>
          </w:r>
          <w:r>
            <w:rPr>
              <w:rFonts w:hint="eastAsia"/>
              <w:highlight w:val="none"/>
            </w:rPr>
            <w:instrText xml:space="preserve"> HYPERLINK \l _Toc1535982411 </w:instrText>
          </w:r>
          <w:r>
            <w:rPr>
              <w:rFonts w:hint="eastAsia"/>
              <w:highlight w:val="none"/>
            </w:rPr>
            <w:fldChar w:fldCharType="separate"/>
          </w:r>
          <w:r>
            <w:rPr>
              <w:rFonts w:hint="eastAsia" w:cstheme="minorBidi"/>
              <w:bCs/>
              <w:kern w:val="2"/>
              <w:szCs w:val="24"/>
              <w:highlight w:val="none"/>
              <w:lang w:val="en-US" w:eastAsia="zh" w:bidi="ar-SA"/>
              <w:woUserID w:val="3"/>
            </w:rPr>
            <w:t>3.3.2前端可视化内容导出</w:t>
          </w:r>
          <w:r>
            <w:rPr>
              <w:highlight w:val="none"/>
            </w:rPr>
            <w:tab/>
          </w:r>
          <w:r>
            <w:rPr>
              <w:highlight w:val="none"/>
            </w:rPr>
            <w:fldChar w:fldCharType="begin"/>
          </w:r>
          <w:r>
            <w:rPr>
              <w:highlight w:val="none"/>
            </w:rPr>
            <w:instrText xml:space="preserve"> PAGEREF _Toc1535982411 \h </w:instrText>
          </w:r>
          <w:r>
            <w:rPr>
              <w:highlight w:val="none"/>
            </w:rPr>
            <w:fldChar w:fldCharType="separate"/>
          </w:r>
          <w:r>
            <w:rPr>
              <w:highlight w:val="none"/>
            </w:rPr>
            <w:t>21</w:t>
          </w:r>
          <w:r>
            <w:rPr>
              <w:highlight w:val="none"/>
            </w:rPr>
            <w:fldChar w:fldCharType="end"/>
          </w:r>
          <w:r>
            <w:rPr>
              <w:rFonts w:hint="eastAsia"/>
              <w:highlight w:val="none"/>
            </w:rPr>
            <w:fldChar w:fldCharType="end"/>
          </w:r>
        </w:p>
        <w:p w14:paraId="35BB7C01">
          <w:pPr>
            <w:pStyle w:val="12"/>
            <w:tabs>
              <w:tab w:val="right" w:leader="dot" w:pos="8312"/>
            </w:tabs>
          </w:pPr>
          <w:r>
            <w:rPr>
              <w:rFonts w:hint="eastAsia"/>
            </w:rPr>
            <w:fldChar w:fldCharType="begin"/>
          </w:r>
          <w:r>
            <w:rPr>
              <w:rFonts w:hint="eastAsia"/>
            </w:rPr>
            <w:instrText xml:space="preserve"> HYPERLINK \l _Toc52674599 </w:instrText>
          </w:r>
          <w:r>
            <w:rPr>
              <w:rFonts w:hint="eastAsia"/>
            </w:rPr>
            <w:fldChar w:fldCharType="separate"/>
          </w:r>
          <w:r>
            <w:rPr>
              <w:rFonts w:hint="eastAsia"/>
              <w:lang w:val="en-US" w:eastAsia="zh-CN"/>
            </w:rPr>
            <w:t>3.4</w:t>
          </w:r>
          <w:r>
            <w:rPr>
              <w:rFonts w:hint="eastAsia"/>
            </w:rPr>
            <w:t>数据字典</w:t>
          </w:r>
          <w:r>
            <w:tab/>
          </w:r>
          <w:r>
            <w:fldChar w:fldCharType="begin"/>
          </w:r>
          <w:r>
            <w:instrText xml:space="preserve"> PAGEREF _Toc52674599 \h </w:instrText>
          </w:r>
          <w:r>
            <w:fldChar w:fldCharType="separate"/>
          </w:r>
          <w:r>
            <w:t>21</w:t>
          </w:r>
          <w:r>
            <w:fldChar w:fldCharType="end"/>
          </w:r>
          <w:r>
            <w:rPr>
              <w:rFonts w:hint="eastAsia"/>
            </w:rPr>
            <w:fldChar w:fldCharType="end"/>
          </w:r>
        </w:p>
        <w:p w14:paraId="2E1B797D">
          <w:pPr>
            <w:pStyle w:val="11"/>
            <w:tabs>
              <w:tab w:val="right" w:leader="dot" w:pos="8312"/>
            </w:tabs>
          </w:pPr>
          <w:r>
            <w:rPr>
              <w:rFonts w:hint="eastAsia"/>
            </w:rPr>
            <w:fldChar w:fldCharType="begin"/>
          </w:r>
          <w:r>
            <w:rPr>
              <w:rFonts w:hint="eastAsia"/>
            </w:rPr>
            <w:instrText xml:space="preserve"> HYPERLINK \l _Toc2086702854 </w:instrText>
          </w:r>
          <w:r>
            <w:rPr>
              <w:rFonts w:hint="eastAsia"/>
            </w:rPr>
            <w:fldChar w:fldCharType="separate"/>
          </w:r>
          <w:r>
            <w:rPr>
              <w:rFonts w:hint="eastAsia"/>
            </w:rPr>
            <w:t>4. 性能</w:t>
          </w:r>
          <w:r>
            <w:tab/>
          </w:r>
          <w:r>
            <w:fldChar w:fldCharType="begin"/>
          </w:r>
          <w:r>
            <w:instrText xml:space="preserve"> PAGEREF _Toc2086702854 \h </w:instrText>
          </w:r>
          <w:r>
            <w:fldChar w:fldCharType="separate"/>
          </w:r>
          <w:r>
            <w:t>21</w:t>
          </w:r>
          <w:r>
            <w:fldChar w:fldCharType="end"/>
          </w:r>
          <w:r>
            <w:rPr>
              <w:rFonts w:hint="eastAsia"/>
            </w:rPr>
            <w:fldChar w:fldCharType="end"/>
          </w:r>
        </w:p>
        <w:p w14:paraId="591764EE">
          <w:pPr>
            <w:pStyle w:val="11"/>
            <w:tabs>
              <w:tab w:val="right" w:leader="dot" w:pos="8312"/>
            </w:tabs>
          </w:pPr>
          <w:r>
            <w:rPr>
              <w:rFonts w:hint="eastAsia"/>
            </w:rPr>
            <w:fldChar w:fldCharType="begin"/>
          </w:r>
          <w:r>
            <w:rPr>
              <w:rFonts w:hint="eastAsia"/>
            </w:rPr>
            <w:instrText xml:space="preserve"> HYPERLINK \l _Toc834518736 </w:instrText>
          </w:r>
          <w:r>
            <w:rPr>
              <w:rFonts w:hint="eastAsia"/>
            </w:rPr>
            <w:fldChar w:fldCharType="separate"/>
          </w:r>
          <w:r>
            <w:rPr>
              <w:rFonts w:hint="eastAsia"/>
            </w:rPr>
            <w:t>5. 接口</w:t>
          </w:r>
          <w:r>
            <w:tab/>
          </w:r>
          <w:r>
            <w:fldChar w:fldCharType="begin"/>
          </w:r>
          <w:r>
            <w:instrText xml:space="preserve"> PAGEREF _Toc834518736 \h </w:instrText>
          </w:r>
          <w:r>
            <w:fldChar w:fldCharType="separate"/>
          </w:r>
          <w:r>
            <w:t>21</w:t>
          </w:r>
          <w:r>
            <w:fldChar w:fldCharType="end"/>
          </w:r>
          <w:r>
            <w:rPr>
              <w:rFonts w:hint="eastAsia"/>
            </w:rPr>
            <w:fldChar w:fldCharType="end"/>
          </w:r>
        </w:p>
        <w:p w14:paraId="508AEAAB">
          <w:pPr>
            <w:pStyle w:val="12"/>
            <w:tabs>
              <w:tab w:val="right" w:leader="dot" w:pos="8312"/>
            </w:tabs>
          </w:pPr>
          <w:r>
            <w:rPr>
              <w:rFonts w:hint="eastAsia"/>
            </w:rPr>
            <w:fldChar w:fldCharType="begin"/>
          </w:r>
          <w:r>
            <w:rPr>
              <w:rFonts w:hint="eastAsia"/>
            </w:rPr>
            <w:instrText xml:space="preserve"> HYPERLINK \l _Toc150542776 </w:instrText>
          </w:r>
          <w:r>
            <w:rPr>
              <w:rFonts w:hint="eastAsia"/>
            </w:rPr>
            <w:fldChar w:fldCharType="separate"/>
          </w:r>
          <w:r>
            <w:rPr>
              <w:rFonts w:hint="eastAsia"/>
              <w:snapToGrid/>
            </w:rPr>
            <w:t>5.1 软件接口</w:t>
          </w:r>
          <w:r>
            <w:tab/>
          </w:r>
          <w:r>
            <w:fldChar w:fldCharType="begin"/>
          </w:r>
          <w:r>
            <w:instrText xml:space="preserve"> PAGEREF _Toc150542776 \h </w:instrText>
          </w:r>
          <w:r>
            <w:fldChar w:fldCharType="separate"/>
          </w:r>
          <w:r>
            <w:t>21</w:t>
          </w:r>
          <w:r>
            <w:fldChar w:fldCharType="end"/>
          </w:r>
          <w:r>
            <w:rPr>
              <w:rFonts w:hint="eastAsia"/>
            </w:rPr>
            <w:fldChar w:fldCharType="end"/>
          </w:r>
        </w:p>
        <w:p w14:paraId="375A3513">
          <w:pPr>
            <w:rPr>
              <w:rFonts w:hint="eastAsia" w:ascii="Arial" w:hAnsi="Arial" w:eastAsia="宋体" w:cs="Times New Roman"/>
              <w:snapToGrid w:val="0"/>
              <w:lang w:val="en-US" w:eastAsia="zh-CN" w:bidi="ar-SA"/>
            </w:rPr>
          </w:pPr>
          <w:r>
            <w:rPr>
              <w:rFonts w:hint="eastAsia"/>
            </w:rPr>
            <w:fldChar w:fldCharType="end"/>
          </w:r>
        </w:p>
      </w:sdtContent>
    </w:sdt>
    <w:p w14:paraId="0B44BF81">
      <w:pPr>
        <w:rPr>
          <w:rFonts w:hint="eastAsia" w:ascii="Arial" w:hAnsi="Arial" w:eastAsia="宋体" w:cs="Times New Roman"/>
          <w:snapToGrid w:val="0"/>
          <w:lang w:val="en-US" w:eastAsia="zh-CN" w:bidi="ar-SA"/>
        </w:rPr>
      </w:pPr>
    </w:p>
    <w:p w14:paraId="2BB04B0C">
      <w:pPr>
        <w:pStyle w:val="2"/>
        <w:rPr>
          <w:rFonts w:hint="eastAsia"/>
        </w:rPr>
      </w:pPr>
      <w:bookmarkStart w:id="0" w:name="_Toc2147"/>
      <w:bookmarkStart w:id="1" w:name="_Toc953396555"/>
      <w:r>
        <w:rPr>
          <w:rFonts w:hint="eastAsia"/>
        </w:rPr>
        <w:t>引言</w:t>
      </w:r>
      <w:bookmarkEnd w:id="0"/>
      <w:bookmarkEnd w:id="1"/>
    </w:p>
    <w:p w14:paraId="1F1E65F1">
      <w:pPr>
        <w:pStyle w:val="4"/>
        <w:rPr>
          <w:rFonts w:hint="eastAsia"/>
        </w:rPr>
      </w:pPr>
      <w:bookmarkStart w:id="2" w:name="_Toc21007"/>
      <w:bookmarkStart w:id="3" w:name="_Toc1106291798"/>
      <w:r>
        <w:rPr>
          <w:rFonts w:hint="eastAsia"/>
        </w:rPr>
        <w:t>目的</w:t>
      </w:r>
      <w:bookmarkEnd w:id="2"/>
      <w:bookmarkEnd w:id="3"/>
    </w:p>
    <w:p w14:paraId="728F1A85">
      <w:pPr>
        <w:numPr>
          <w:ilvl w:val="0"/>
          <w:numId w:val="2"/>
        </w:numPr>
        <w:spacing w:line="360" w:lineRule="auto"/>
        <w:rPr>
          <w:rFonts w:hint="eastAsia"/>
          <w:sz w:val="21"/>
        </w:rPr>
      </w:pPr>
      <w:r>
        <w:rPr>
          <w:rFonts w:hint="eastAsia"/>
          <w:sz w:val="21"/>
        </w:rPr>
        <w:t>定义小说大数据智慧分析平台的整体需求，作为用户与软件开发人员之间沟通与理解的基础。</w:t>
      </w:r>
    </w:p>
    <w:p w14:paraId="4F6C301A">
      <w:pPr>
        <w:numPr>
          <w:ilvl w:val="0"/>
          <w:numId w:val="2"/>
        </w:numPr>
        <w:spacing w:line="360" w:lineRule="auto"/>
        <w:rPr>
          <w:rFonts w:hint="eastAsia"/>
          <w:sz w:val="21"/>
        </w:rPr>
      </w:pPr>
      <w:r>
        <w:rPr>
          <w:rFonts w:hint="eastAsia"/>
          <w:sz w:val="21"/>
        </w:rPr>
        <w:t>提供系统初步设计信息和系统对用户产生的影响，为软件开发人员进行系统结构设计和实现提供依据。</w:t>
      </w:r>
    </w:p>
    <w:p w14:paraId="0EFF6EA0">
      <w:pPr>
        <w:numPr>
          <w:ilvl w:val="0"/>
          <w:numId w:val="2"/>
        </w:numPr>
        <w:spacing w:line="360" w:lineRule="auto"/>
        <w:rPr>
          <w:rFonts w:hint="eastAsia"/>
          <w:sz w:val="21"/>
        </w:rPr>
      </w:pPr>
      <w:r>
        <w:rPr>
          <w:rFonts w:hint="eastAsia"/>
          <w:sz w:val="21"/>
        </w:rPr>
        <w:t>为系统测试、系统验收以及后续维护提供参考依据。</w:t>
      </w:r>
    </w:p>
    <w:p w14:paraId="2DE9BBB8">
      <w:pPr>
        <w:rPr>
          <w:rFonts w:hint="eastAsia"/>
        </w:rPr>
      </w:pPr>
    </w:p>
    <w:p w14:paraId="760E840C">
      <w:pPr>
        <w:pStyle w:val="4"/>
        <w:rPr>
          <w:rFonts w:hint="eastAsia"/>
        </w:rPr>
      </w:pPr>
      <w:bookmarkStart w:id="4" w:name="_Toc20118"/>
      <w:bookmarkStart w:id="5" w:name="_Toc397959249"/>
      <w:r>
        <w:rPr>
          <w:rFonts w:hint="eastAsia"/>
        </w:rPr>
        <w:t>范围</w:t>
      </w:r>
      <w:bookmarkEnd w:id="4"/>
      <w:bookmarkEnd w:id="5"/>
    </w:p>
    <w:p w14:paraId="26DCC42C">
      <w:pPr>
        <w:pStyle w:val="3"/>
        <w:ind w:left="0" w:leftChars="0" w:firstLine="420" w:firstLineChars="0"/>
        <w:rPr>
          <w:rFonts w:hint="eastAsia"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本软件需求规格说明书适用于 书不胜数大数据智慧分析平台 项目。</w:t>
      </w:r>
    </w:p>
    <w:p w14:paraId="4EB7B04F">
      <w:pPr>
        <w:pStyle w:val="4"/>
        <w:rPr>
          <w:rFonts w:hint="eastAsia"/>
        </w:rPr>
      </w:pPr>
      <w:bookmarkStart w:id="6" w:name="_Toc1408760182"/>
      <w:bookmarkStart w:id="7" w:name="_Toc6415"/>
      <w:r>
        <w:rPr>
          <w:rFonts w:hint="eastAsia"/>
        </w:rPr>
        <w:t>定义、首字母缩写词和缩略语</w:t>
      </w:r>
      <w:bookmarkEnd w:id="6"/>
      <w:bookmarkEnd w:id="7"/>
    </w:p>
    <w:p w14:paraId="7530A8B8">
      <w:pPr>
        <w:numPr>
          <w:ilvl w:val="0"/>
          <w:numId w:val="3"/>
        </w:numPr>
        <w:spacing w:line="360" w:lineRule="auto"/>
        <w:rPr>
          <w:rFonts w:hint="eastAsia"/>
          <w:sz w:val="21"/>
        </w:rPr>
      </w:pPr>
      <w:r>
        <w:rPr>
          <w:rFonts w:hint="eastAsia"/>
          <w:sz w:val="21"/>
        </w:rPr>
        <w:t>HTTP：超文本传输协义</w:t>
      </w:r>
    </w:p>
    <w:p w14:paraId="00B2AF61">
      <w:pPr>
        <w:numPr>
          <w:ilvl w:val="0"/>
          <w:numId w:val="3"/>
        </w:numPr>
        <w:spacing w:line="360" w:lineRule="auto"/>
        <w:rPr>
          <w:rFonts w:hint="eastAsia"/>
          <w:sz w:val="21"/>
        </w:rPr>
      </w:pPr>
      <w:r>
        <w:rPr>
          <w:rFonts w:hint="eastAsia"/>
          <w:sz w:val="21"/>
        </w:rPr>
        <w:t>HTML：超文本标记语言</w:t>
      </w:r>
    </w:p>
    <w:p w14:paraId="75DD276C">
      <w:pPr>
        <w:numPr>
          <w:ilvl w:val="0"/>
          <w:numId w:val="3"/>
        </w:numPr>
        <w:spacing w:line="360" w:lineRule="auto"/>
        <w:rPr>
          <w:rFonts w:hint="eastAsia"/>
          <w:sz w:val="21"/>
        </w:rPr>
      </w:pPr>
      <w:r>
        <w:rPr>
          <w:rFonts w:hint="eastAsia"/>
          <w:sz w:val="21"/>
        </w:rPr>
        <w:t>JDBC：JAVA 数据库连接</w:t>
      </w:r>
    </w:p>
    <w:p w14:paraId="0AAF0050">
      <w:pPr>
        <w:numPr>
          <w:ilvl w:val="0"/>
          <w:numId w:val="3"/>
        </w:numPr>
        <w:spacing w:line="360" w:lineRule="auto"/>
        <w:rPr>
          <w:rFonts w:hint="eastAsia"/>
          <w:sz w:val="21"/>
        </w:rPr>
      </w:pPr>
      <w:r>
        <w:rPr>
          <w:rFonts w:hint="eastAsia"/>
          <w:sz w:val="21"/>
        </w:rPr>
        <w:t>NLP：自然语言处理</w:t>
      </w:r>
    </w:p>
    <w:p w14:paraId="6639AEF2">
      <w:pPr>
        <w:numPr>
          <w:ilvl w:val="0"/>
          <w:numId w:val="3"/>
        </w:numPr>
        <w:spacing w:line="360" w:lineRule="auto"/>
        <w:rPr>
          <w:rFonts w:hint="eastAsia"/>
          <w:sz w:val="21"/>
        </w:rPr>
      </w:pPr>
      <w:r>
        <w:rPr>
          <w:rFonts w:hint="eastAsia"/>
          <w:sz w:val="21"/>
        </w:rPr>
        <w:t>TF-IDF：关键词提取算法</w:t>
      </w:r>
    </w:p>
    <w:p w14:paraId="0853C999">
      <w:pPr>
        <w:numPr>
          <w:ilvl w:val="0"/>
          <w:numId w:val="3"/>
        </w:numPr>
        <w:spacing w:line="360" w:lineRule="auto"/>
        <w:rPr>
          <w:rFonts w:hint="eastAsia"/>
          <w:sz w:val="21"/>
        </w:rPr>
      </w:pPr>
      <w:r>
        <w:rPr>
          <w:rFonts w:hint="eastAsia"/>
          <w:sz w:val="21"/>
        </w:rPr>
        <w:t>API：应用程序接口</w:t>
      </w:r>
    </w:p>
    <w:p w14:paraId="45509030">
      <w:pPr>
        <w:numPr>
          <w:ilvl w:val="0"/>
          <w:numId w:val="0"/>
        </w:numPr>
        <w:spacing w:line="360" w:lineRule="auto"/>
        <w:ind w:left="360" w:leftChars="0"/>
        <w:rPr>
          <w:rFonts w:hint="eastAsia"/>
        </w:rPr>
      </w:pPr>
    </w:p>
    <w:p w14:paraId="6B8C5969">
      <w:pPr>
        <w:pStyle w:val="4"/>
      </w:pPr>
      <w:bookmarkStart w:id="8" w:name="_Toc155777188"/>
      <w:bookmarkStart w:id="9" w:name="_Toc21354"/>
      <w:bookmarkStart w:id="10" w:name="_Toc152126717"/>
      <w:bookmarkStart w:id="11" w:name="_Toc1436458028"/>
      <w:r>
        <w:rPr>
          <w:rFonts w:hint="eastAsia"/>
        </w:rPr>
        <w:t>参考资料</w:t>
      </w:r>
      <w:bookmarkEnd w:id="8"/>
      <w:bookmarkEnd w:id="9"/>
      <w:bookmarkEnd w:id="10"/>
      <w:bookmarkEnd w:id="11"/>
    </w:p>
    <w:p w14:paraId="117449C3">
      <w:pPr>
        <w:pStyle w:val="13"/>
        <w:keepNext w:val="0"/>
        <w:keepLines w:val="0"/>
        <w:widowControl/>
        <w:suppressLineNumbers w:val="0"/>
      </w:pPr>
      <w:r>
        <w:t xml:space="preserve">《网络小说数据分析调研报告》 </w:t>
      </w:r>
    </w:p>
    <w:p w14:paraId="769EEE31">
      <w:pPr>
        <w:pStyle w:val="13"/>
        <w:keepNext w:val="0"/>
        <w:keepLines w:val="0"/>
        <w:widowControl/>
        <w:suppressLineNumbers w:val="0"/>
      </w:pPr>
      <w:r>
        <w:t>《软件工程课程设计指导书》</w:t>
      </w:r>
    </w:p>
    <w:p w14:paraId="136CA155">
      <w:pPr>
        <w:spacing w:line="360" w:lineRule="auto"/>
        <w:ind w:left="360" w:leftChars="180"/>
        <w:rPr>
          <w:rFonts w:hint="eastAsia"/>
          <w:sz w:val="21"/>
        </w:rPr>
      </w:pPr>
    </w:p>
    <w:p w14:paraId="0F80F9A1">
      <w:pPr>
        <w:pStyle w:val="2"/>
        <w:rPr>
          <w:rFonts w:hint="eastAsia"/>
        </w:rPr>
      </w:pPr>
      <w:bookmarkStart w:id="12" w:name="_Toc2357"/>
      <w:bookmarkStart w:id="13" w:name="_Toc683561465"/>
      <w:r>
        <w:rPr>
          <w:rFonts w:hint="eastAsia"/>
        </w:rPr>
        <w:t>软件总体概述</w:t>
      </w:r>
      <w:bookmarkEnd w:id="12"/>
      <w:bookmarkEnd w:id="13"/>
    </w:p>
    <w:p w14:paraId="1C38ACDC">
      <w:pPr>
        <w:widowControl w:val="0"/>
        <w:tabs>
          <w:tab w:val="left" w:pos="845"/>
        </w:tabs>
        <w:spacing w:line="360" w:lineRule="auto"/>
        <w:rPr>
          <w:rFonts w:hint="eastAsia"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本系统主要用于网络小说数据分析，通过数据采集、数据处理和数据分析，对小说题材、用户评论情绪、小说热度变化等进行分析。</w:t>
      </w:r>
    </w:p>
    <w:p w14:paraId="7019D3B6">
      <w:pPr>
        <w:widowControl w:val="0"/>
        <w:tabs>
          <w:tab w:val="left" w:pos="845"/>
        </w:tabs>
        <w:spacing w:line="360" w:lineRule="auto"/>
        <w:ind w:left="0" w:leftChars="0"/>
        <w:rPr>
          <w:rFonts w:hint="default"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系统主要由数据管理模块，数据分析模块，数据可视化模块。</w:t>
      </w:r>
    </w:p>
    <w:p w14:paraId="6B71B255">
      <w:pPr>
        <w:rPr>
          <w:rFonts w:hint="eastAsia"/>
        </w:rPr>
      </w:pPr>
    </w:p>
    <w:p w14:paraId="55A9AF4A">
      <w:pPr>
        <w:pStyle w:val="4"/>
        <w:rPr>
          <w:rFonts w:hint="eastAsia"/>
        </w:rPr>
      </w:pPr>
      <w:bookmarkStart w:id="14" w:name="_Toc25265"/>
      <w:bookmarkStart w:id="15" w:name="_Toc740361835"/>
      <w:r>
        <w:rPr>
          <w:rFonts w:hint="eastAsia"/>
        </w:rPr>
        <w:t>软件标识</w:t>
      </w:r>
      <w:bookmarkEnd w:id="14"/>
      <w:bookmarkEnd w:id="15"/>
    </w:p>
    <w:p w14:paraId="3763AC38">
      <w:pPr>
        <w:spacing w:line="360" w:lineRule="auto"/>
        <w:ind w:firstLine="420" w:firstLineChars="200"/>
        <w:jc w:val="both"/>
        <w:rPr>
          <w:rFonts w:hint="default" w:eastAsia="宋体"/>
          <w:sz w:val="21"/>
          <w:lang w:val="en-US" w:eastAsia="zh-CN"/>
        </w:rPr>
      </w:pPr>
      <w:r>
        <w:rPr>
          <w:rFonts w:hint="eastAsia"/>
          <w:sz w:val="21"/>
        </w:rPr>
        <w:t>软件全名称：</w:t>
      </w:r>
      <w:r>
        <w:rPr>
          <w:rFonts w:hint="eastAsia"/>
          <w:sz w:val="21"/>
          <w:lang w:val="en-US" w:eastAsia="zh-CN"/>
        </w:rPr>
        <w:t>书不胜数大数据智慧分析平台</w:t>
      </w:r>
    </w:p>
    <w:p w14:paraId="41F805C2">
      <w:pPr>
        <w:spacing w:line="360" w:lineRule="auto"/>
        <w:ind w:firstLine="420" w:firstLineChars="200"/>
        <w:jc w:val="both"/>
        <w:rPr>
          <w:rFonts w:hint="default" w:eastAsia="宋体"/>
          <w:sz w:val="21"/>
          <w:lang w:val="en-US" w:eastAsia="zh-CN"/>
        </w:rPr>
      </w:pPr>
      <w:r>
        <w:rPr>
          <w:rFonts w:hint="eastAsia"/>
          <w:sz w:val="21"/>
        </w:rPr>
        <w:t>软件缩称：</w:t>
      </w:r>
      <w:r>
        <w:rPr>
          <w:rFonts w:hint="eastAsia"/>
          <w:sz w:val="21"/>
          <w:lang w:val="en-US" w:eastAsia="zh-CN"/>
        </w:rPr>
        <w:t>SBS</w:t>
      </w:r>
    </w:p>
    <w:p w14:paraId="029D41C8">
      <w:pPr>
        <w:spacing w:line="360" w:lineRule="auto"/>
        <w:ind w:firstLine="420" w:firstLineChars="200"/>
        <w:jc w:val="both"/>
        <w:rPr>
          <w:rFonts w:hint="eastAsia"/>
          <w:sz w:val="21"/>
        </w:rPr>
      </w:pPr>
      <w:r>
        <w:rPr>
          <w:rFonts w:hint="eastAsia"/>
          <w:sz w:val="21"/>
        </w:rPr>
        <w:t xml:space="preserve">版本号：1.0 </w:t>
      </w:r>
    </w:p>
    <w:p w14:paraId="073EC769">
      <w:pPr>
        <w:spacing w:line="360" w:lineRule="auto"/>
        <w:ind w:firstLine="420" w:firstLineChars="200"/>
        <w:jc w:val="both"/>
        <w:rPr>
          <w:rFonts w:hint="eastAsia"/>
          <w:sz w:val="21"/>
        </w:rPr>
      </w:pPr>
    </w:p>
    <w:p w14:paraId="5889D27B">
      <w:pPr>
        <w:pStyle w:val="4"/>
        <w:rPr>
          <w:rFonts w:hint="eastAsia"/>
        </w:rPr>
      </w:pPr>
      <w:bookmarkStart w:id="16" w:name="_Toc821451011"/>
      <w:bookmarkStart w:id="17" w:name="_Toc10580"/>
      <w:r>
        <w:rPr>
          <w:rFonts w:hint="eastAsia"/>
        </w:rPr>
        <w:t>软件描述</w:t>
      </w:r>
      <w:bookmarkEnd w:id="16"/>
      <w:bookmarkEnd w:id="17"/>
    </w:p>
    <w:p w14:paraId="2F4B1AC1">
      <w:pPr>
        <w:pStyle w:val="5"/>
        <w:rPr>
          <w:rFonts w:hint="eastAsia"/>
          <w:i w:val="0"/>
          <w:iCs/>
        </w:rPr>
      </w:pPr>
      <w:bookmarkStart w:id="18" w:name="_Toc1910652575"/>
      <w:bookmarkStart w:id="19" w:name="_Toc20754"/>
      <w:r>
        <w:rPr>
          <w:rFonts w:hint="eastAsia"/>
          <w:i w:val="0"/>
          <w:iCs/>
        </w:rPr>
        <w:t>系统属性</w:t>
      </w:r>
      <w:bookmarkEnd w:id="18"/>
      <w:bookmarkEnd w:id="19"/>
    </w:p>
    <w:p w14:paraId="010609A1">
      <w:pPr>
        <w:spacing w:line="360" w:lineRule="auto"/>
        <w:ind w:firstLine="420" w:firstLineChars="200"/>
        <w:jc w:val="both"/>
        <w:rPr>
          <w:rFonts w:hint="eastAsia"/>
          <w:sz w:val="21"/>
        </w:rPr>
      </w:pPr>
      <w:r>
        <w:rPr>
          <w:rFonts w:hint="eastAsia"/>
          <w:sz w:val="21"/>
        </w:rPr>
        <w:t>本系统是一个独立开发的网络数据分析平台，主要用于对网络小说平台数据进行采集、整理和分析。系统通过采集小说基础信息、作者信息和用户评论数据，对小说题材、读者情绪反馈以及作品热度变化进行分析，并以可视化形式展示分析结果，为小说市场</w:t>
      </w:r>
      <w:r>
        <w:rPr>
          <w:rFonts w:hint="eastAsia"/>
          <w:sz w:val="21"/>
          <w:lang w:val="en-US" w:eastAsia="zh-CN"/>
        </w:rPr>
        <w:t>的预测</w:t>
      </w:r>
      <w:r>
        <w:rPr>
          <w:rFonts w:hint="eastAsia"/>
          <w:sz w:val="21"/>
        </w:rPr>
        <w:t>与内容推荐提供数据支持。</w:t>
      </w:r>
    </w:p>
    <w:p w14:paraId="3F0636DC">
      <w:pPr>
        <w:spacing w:line="360" w:lineRule="auto"/>
        <w:ind w:firstLine="420" w:firstLineChars="200"/>
        <w:jc w:val="both"/>
        <w:rPr>
          <w:rFonts w:hint="eastAsia"/>
          <w:sz w:val="21"/>
        </w:rPr>
      </w:pPr>
    </w:p>
    <w:p w14:paraId="72DDD277">
      <w:pPr>
        <w:pStyle w:val="5"/>
        <w:rPr>
          <w:rFonts w:hint="eastAsia" w:ascii="Arial" w:hAnsi="Arial" w:eastAsia="宋体" w:cs="Times New Roman"/>
          <w:b w:val="0"/>
          <w:i w:val="0"/>
          <w:iCs/>
        </w:rPr>
      </w:pPr>
      <w:bookmarkStart w:id="20" w:name="_Toc208612884"/>
      <w:bookmarkStart w:id="21" w:name="_Toc18452"/>
      <w:r>
        <w:rPr>
          <w:rFonts w:hint="eastAsia" w:ascii="Arial" w:hAnsi="Arial" w:eastAsia="宋体" w:cs="Times New Roman"/>
          <w:b w:val="0"/>
          <w:i w:val="0"/>
          <w:iCs/>
        </w:rPr>
        <w:t>开发背景</w:t>
      </w:r>
      <w:bookmarkEnd w:id="20"/>
      <w:bookmarkEnd w:id="21"/>
    </w:p>
    <w:p w14:paraId="3454F23D">
      <w:pPr>
        <w:spacing w:line="360" w:lineRule="auto"/>
        <w:ind w:firstLine="420" w:firstLineChars="200"/>
        <w:jc w:val="both"/>
        <w:rPr>
          <w:rFonts w:hint="eastAsia"/>
          <w:sz w:val="21"/>
        </w:rPr>
      </w:pPr>
      <w:r>
        <w:rPr>
          <w:rFonts w:hint="eastAsia"/>
          <w:sz w:val="21"/>
        </w:rPr>
        <w:t>随着网络文学行业的发展以及移动阅读的普及，小说平台逐渐从传统的多写多更模式转向依靠数据分析了解读者需求。用户阅读行为、题材偏好、评论互动和人物设定等因素，会直接影响作品的热度和平台内容生态。因此，对小说平台数据进行系统化采集和深入分析具有重要研究价值。本系统以番茄小说平台的数据为基础，通过数据采集、数据处理与分析，构建一套网络小说数据分析框架，为小说内容研究和市场趋势预测提供数据支持。</w:t>
      </w:r>
    </w:p>
    <w:p w14:paraId="73F0275D">
      <w:pPr>
        <w:spacing w:line="360" w:lineRule="auto"/>
        <w:ind w:firstLine="420" w:firstLineChars="200"/>
        <w:jc w:val="both"/>
        <w:rPr>
          <w:rFonts w:hint="eastAsia"/>
          <w:sz w:val="21"/>
        </w:rPr>
      </w:pPr>
    </w:p>
    <w:p w14:paraId="2463CA45">
      <w:pPr>
        <w:pStyle w:val="5"/>
        <w:rPr>
          <w:rFonts w:hint="eastAsia" w:ascii="Arial" w:hAnsi="Arial" w:eastAsia="宋体" w:cs="Times New Roman"/>
          <w:sz w:val="21"/>
          <w:lang w:val="en-US" w:eastAsia="zh-CN"/>
        </w:rPr>
      </w:pPr>
      <w:bookmarkStart w:id="22" w:name="_Toc13514"/>
      <w:bookmarkStart w:id="23" w:name="_Toc1621948086"/>
      <w:r>
        <w:rPr>
          <w:rFonts w:hint="eastAsia" w:ascii="Arial" w:hAnsi="Arial" w:eastAsia="宋体" w:cs="Times New Roman"/>
          <w:b w:val="0"/>
          <w:i w:val="0"/>
          <w:iCs/>
          <w:lang w:val="en-US" w:eastAsia="zh-CN"/>
        </w:rPr>
        <w:t>需求描述</w:t>
      </w:r>
      <w:bookmarkEnd w:id="22"/>
      <w:bookmarkEnd w:id="23"/>
    </w:p>
    <w:p w14:paraId="6BF08FAF">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使用方需要对小说数据分析平台中的小说数据进行统一管理和分析，在管理和分析过程中需要满足以下需求：</w:t>
      </w:r>
    </w:p>
    <w:p w14:paraId="3D6DCFA1">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第一：要明确小说的基本信息，包括小说名称、标签、字数以及连载状态等内容，以便系统能够对小说进行分类统计和数据分析。</w:t>
      </w:r>
    </w:p>
    <w:p w14:paraId="6FBBE7A8">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第二：要明确小说的作者信息，包括作者名称、作者主页以及作者作品数量等内容，用于识别作者创作情况并进行作者相关数据分析。</w:t>
      </w:r>
    </w:p>
    <w:p w14:paraId="4B195912">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第三：要明确小说评论数据，包括评论内容、评论点赞数以及回复数等信息，以便对用户评论进行情感分析和热点词分析。</w:t>
      </w:r>
    </w:p>
    <w:p w14:paraId="60B49086">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第四：要明确小说的热度数据，包括</w:t>
      </w:r>
      <w:r>
        <w:rPr>
          <w:rFonts w:hint="eastAsia" w:cs="Times New Roman"/>
          <w:sz w:val="21"/>
          <w:lang w:val="en-US" w:eastAsia="zh-CN"/>
        </w:rPr>
        <w:t>当前</w:t>
      </w:r>
      <w:r>
        <w:rPr>
          <w:rFonts w:hint="eastAsia" w:ascii="Arial" w:hAnsi="Arial" w:eastAsia="宋体" w:cs="Times New Roman"/>
          <w:sz w:val="21"/>
          <w:lang w:val="en-US" w:eastAsia="zh-CN"/>
        </w:rPr>
        <w:t>阅读人数以及排行榜信息等内容，用于分析小说的热度变化趋势。</w:t>
      </w:r>
    </w:p>
    <w:p w14:paraId="41ADB89F">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第五：要对小说数据进行统一的数据编码和标识，确保小说、作者以及评论数据具有唯一标识，便于数据统计与分析。</w:t>
      </w:r>
    </w:p>
    <w:p w14:paraId="2CBB37CA">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第六：所有数据的新增、修改和删除操作必须在用户登录的情况下进行。</w:t>
      </w:r>
    </w:p>
    <w:p w14:paraId="0ACD9DB5">
      <w:pPr>
        <w:spacing w:line="360" w:lineRule="auto"/>
        <w:ind w:firstLine="420" w:firstLineChars="200"/>
        <w:jc w:val="both"/>
        <w:rPr>
          <w:rFonts w:hint="default" w:ascii="Arial" w:hAnsi="Arial" w:eastAsia="宋体" w:cs="Times New Roman"/>
          <w:sz w:val="21"/>
          <w:lang w:val="en-US" w:eastAsia="zh-CN"/>
        </w:rPr>
      </w:pPr>
    </w:p>
    <w:p w14:paraId="1BE25748">
      <w:pPr>
        <w:pStyle w:val="5"/>
        <w:rPr>
          <w:rFonts w:hint="eastAsia" w:ascii="Arial" w:hAnsi="Arial" w:eastAsia="宋体" w:cs="Times New Roman"/>
          <w:b w:val="0"/>
          <w:i w:val="0"/>
          <w:iCs/>
          <w:lang w:val="en-US" w:eastAsia="zh-CN"/>
        </w:rPr>
      </w:pPr>
      <w:bookmarkStart w:id="24" w:name="_Toc25638"/>
      <w:bookmarkStart w:id="25" w:name="_Toc1521523195"/>
      <w:r>
        <w:rPr>
          <w:rFonts w:hint="eastAsia" w:ascii="Arial" w:hAnsi="Arial" w:eastAsia="宋体" w:cs="Times New Roman"/>
          <w:b w:val="0"/>
          <w:i w:val="0"/>
          <w:iCs/>
          <w:lang w:val="en-US" w:eastAsia="zh-CN"/>
        </w:rPr>
        <w:t>基础功能描述</w:t>
      </w:r>
      <w:bookmarkEnd w:id="24"/>
      <w:bookmarkEnd w:id="25"/>
    </w:p>
    <w:p w14:paraId="43408EBD">
      <w:pPr>
        <w:rPr>
          <w:rFonts w:hint="eastAsia" w:ascii="Arial" w:hAnsi="Arial" w:eastAsia="宋体" w:cs="Times New Roman"/>
          <w:b w:val="0"/>
          <w:i w:val="0"/>
          <w:iCs/>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282"/>
        <w:gridCol w:w="5837"/>
      </w:tblGrid>
      <w:tr w14:paraId="7015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617DDD35">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b/>
                <w:bCs/>
                <w:sz w:val="20"/>
                <w:szCs w:val="20"/>
                <w:lang w:val="en-US" w:eastAsia="zh-CN"/>
              </w:rPr>
              <w:t>前端功能</w:t>
            </w:r>
          </w:p>
        </w:tc>
        <w:tc>
          <w:tcPr>
            <w:tcW w:w="1282" w:type="dxa"/>
            <w:shd w:val="clear" w:color="auto" w:fill="auto"/>
            <w:vAlign w:val="center"/>
          </w:tcPr>
          <w:p w14:paraId="34ED5A4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5837" w:type="dxa"/>
            <w:shd w:val="clear" w:color="auto" w:fill="auto"/>
            <w:vAlign w:val="center"/>
          </w:tcPr>
          <w:p w14:paraId="66D6759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r>
      <w:tr w14:paraId="079B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7C3A5F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首页</w:t>
            </w:r>
          </w:p>
        </w:tc>
        <w:tc>
          <w:tcPr>
            <w:tcW w:w="1282" w:type="dxa"/>
            <w:shd w:val="clear" w:color="auto" w:fill="auto"/>
            <w:vAlign w:val="center"/>
          </w:tcPr>
          <w:p w14:paraId="5C9CB66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数据概览</w:t>
            </w:r>
          </w:p>
        </w:tc>
        <w:tc>
          <w:tcPr>
            <w:tcW w:w="5837" w:type="dxa"/>
            <w:shd w:val="clear" w:color="auto" w:fill="auto"/>
            <w:vAlign w:val="center"/>
          </w:tcPr>
          <w:p w14:paraId="2A2AD0F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展示小说总量、作者总量、评论总量、热门类别、热门标签等核心指标概览。</w:t>
            </w:r>
          </w:p>
        </w:tc>
      </w:tr>
      <w:tr w14:paraId="4EAB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24F76DA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0EEF5A7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导航栏</w:t>
            </w:r>
          </w:p>
        </w:tc>
        <w:tc>
          <w:tcPr>
            <w:tcW w:w="5837" w:type="dxa"/>
            <w:shd w:val="clear" w:color="auto" w:fill="auto"/>
            <w:vAlign w:val="center"/>
          </w:tcPr>
          <w:p w14:paraId="212419C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提供“数据管理、数据分析、推荐、市场趋势、可视化大屏”等功能入口，支持模块切换。</w:t>
            </w:r>
          </w:p>
        </w:tc>
      </w:tr>
      <w:tr w14:paraId="633F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9" w:type="dxa"/>
            <w:shd w:val="clear" w:color="auto" w:fill="auto"/>
            <w:vAlign w:val="center"/>
          </w:tcPr>
          <w:p w14:paraId="11B2C110">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书籍特征分析</w:t>
            </w:r>
          </w:p>
        </w:tc>
        <w:tc>
          <w:tcPr>
            <w:tcW w:w="1282" w:type="dxa"/>
            <w:shd w:val="clear" w:color="auto" w:fill="auto"/>
            <w:vAlign w:val="center"/>
          </w:tcPr>
          <w:p w14:paraId="4F764F10">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小说关键词分析</w:t>
            </w:r>
          </w:p>
        </w:tc>
        <w:tc>
          <w:tcPr>
            <w:tcW w:w="5837" w:type="dxa"/>
            <w:shd w:val="clear" w:color="auto" w:fill="auto"/>
            <w:vAlign w:val="center"/>
          </w:tcPr>
          <w:p w14:paraId="3DC8E53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展示小说关键词，用于描述小说内容核心要素。</w:t>
            </w:r>
          </w:p>
        </w:tc>
      </w:tr>
      <w:tr w14:paraId="429B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3677130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39875B9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小说主题分析</w:t>
            </w:r>
          </w:p>
        </w:tc>
        <w:tc>
          <w:tcPr>
            <w:tcW w:w="5837" w:type="dxa"/>
            <w:shd w:val="clear" w:color="auto" w:fill="auto"/>
            <w:vAlign w:val="center"/>
          </w:tcPr>
          <w:p w14:paraId="2C6F466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展示小说主题聚类标签结果，用于刻画小说题材特征。</w:t>
            </w:r>
          </w:p>
        </w:tc>
      </w:tr>
      <w:tr w14:paraId="17CA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0F68119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471E3FA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小说类型统计</w:t>
            </w:r>
          </w:p>
        </w:tc>
        <w:tc>
          <w:tcPr>
            <w:tcW w:w="5837" w:type="dxa"/>
            <w:shd w:val="clear" w:color="auto" w:fill="auto"/>
            <w:vAlign w:val="center"/>
          </w:tcPr>
          <w:p w14:paraId="1DB1710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展示各类别小说数量与占比，支持按时间窗口筛选。</w:t>
            </w:r>
          </w:p>
        </w:tc>
      </w:tr>
      <w:tr w14:paraId="402C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7DB4972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情感分析</w:t>
            </w:r>
          </w:p>
        </w:tc>
        <w:tc>
          <w:tcPr>
            <w:tcW w:w="1282" w:type="dxa"/>
            <w:shd w:val="clear" w:color="auto" w:fill="auto"/>
            <w:vAlign w:val="center"/>
          </w:tcPr>
          <w:p w14:paraId="4AE4A1E0">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评论情感分类</w:t>
            </w:r>
          </w:p>
        </w:tc>
        <w:tc>
          <w:tcPr>
            <w:tcW w:w="5837" w:type="dxa"/>
            <w:shd w:val="clear" w:color="auto" w:fill="auto"/>
            <w:vAlign w:val="center"/>
          </w:tcPr>
          <w:p w14:paraId="2E914AA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展示评论情感分类结果与占比统计。</w:t>
            </w:r>
          </w:p>
        </w:tc>
      </w:tr>
      <w:tr w14:paraId="12F2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9" w:type="dxa"/>
            <w:shd w:val="clear" w:color="auto" w:fill="auto"/>
            <w:vAlign w:val="center"/>
          </w:tcPr>
          <w:p w14:paraId="593FC08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0ACD48F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小说口碑评分</w:t>
            </w:r>
          </w:p>
        </w:tc>
        <w:tc>
          <w:tcPr>
            <w:tcW w:w="5837" w:type="dxa"/>
            <w:shd w:val="clear" w:color="auto" w:fill="auto"/>
            <w:vAlign w:val="center"/>
          </w:tcPr>
          <w:p w14:paraId="74126DD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基于评论情感与互动数据生成口碑评分，并支持按书查询。</w:t>
            </w:r>
          </w:p>
        </w:tc>
      </w:tr>
      <w:tr w14:paraId="23F9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38DFFA6">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28906EC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评论热点分析</w:t>
            </w:r>
          </w:p>
        </w:tc>
        <w:tc>
          <w:tcPr>
            <w:tcW w:w="5837" w:type="dxa"/>
            <w:shd w:val="clear" w:color="auto" w:fill="auto"/>
            <w:vAlign w:val="center"/>
          </w:tcPr>
          <w:p w14:paraId="40DC181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展示评论高频词/热点主题，辅助理解读者关注点。</w:t>
            </w:r>
          </w:p>
        </w:tc>
      </w:tr>
      <w:tr w14:paraId="0F75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01B4F3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推荐模块</w:t>
            </w:r>
          </w:p>
        </w:tc>
        <w:tc>
          <w:tcPr>
            <w:tcW w:w="1282" w:type="dxa"/>
            <w:shd w:val="clear" w:color="auto" w:fill="auto"/>
            <w:vAlign w:val="center"/>
          </w:tcPr>
          <w:p w14:paraId="643E1CC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热门小说推荐</w:t>
            </w:r>
          </w:p>
        </w:tc>
        <w:tc>
          <w:tcPr>
            <w:tcW w:w="5837" w:type="dxa"/>
            <w:shd w:val="clear" w:color="auto" w:fill="auto"/>
            <w:vAlign w:val="center"/>
          </w:tcPr>
          <w:p w14:paraId="27A1742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按热度指标输出热门小说列表，支持分类筛选与TopN设置。</w:t>
            </w:r>
          </w:p>
        </w:tc>
      </w:tr>
      <w:tr w14:paraId="7418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3BFC941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47D831F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同类别推荐</w:t>
            </w:r>
          </w:p>
        </w:tc>
        <w:tc>
          <w:tcPr>
            <w:tcW w:w="5837" w:type="dxa"/>
            <w:shd w:val="clear" w:color="auto" w:fill="auto"/>
            <w:vAlign w:val="center"/>
          </w:tcPr>
          <w:p w14:paraId="113CB79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基于类别/标签对当前小说推荐同类别优质作品。</w:t>
            </w:r>
          </w:p>
        </w:tc>
      </w:tr>
      <w:tr w14:paraId="28E9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9" w:type="dxa"/>
            <w:shd w:val="clear" w:color="auto" w:fill="auto"/>
            <w:vAlign w:val="center"/>
          </w:tcPr>
          <w:p w14:paraId="514ABF8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3E26186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相似小说推荐</w:t>
            </w:r>
          </w:p>
        </w:tc>
        <w:tc>
          <w:tcPr>
            <w:tcW w:w="5837" w:type="dxa"/>
            <w:shd w:val="clear" w:color="auto" w:fill="auto"/>
            <w:vAlign w:val="center"/>
          </w:tcPr>
          <w:p w14:paraId="2EDA996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基于关键词/主题/标签计算相似度，推荐相似作品列表。</w:t>
            </w:r>
          </w:p>
        </w:tc>
      </w:tr>
      <w:tr w14:paraId="4C8F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3FC9688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市场趋势模块</w:t>
            </w:r>
          </w:p>
        </w:tc>
        <w:tc>
          <w:tcPr>
            <w:tcW w:w="1282" w:type="dxa"/>
            <w:shd w:val="clear" w:color="auto" w:fill="auto"/>
            <w:vAlign w:val="center"/>
          </w:tcPr>
          <w:p w14:paraId="075EC8A5">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小说类型趋势分析</w:t>
            </w:r>
          </w:p>
        </w:tc>
        <w:tc>
          <w:tcPr>
            <w:tcW w:w="5837" w:type="dxa"/>
            <w:shd w:val="clear" w:color="auto" w:fill="auto"/>
            <w:vAlign w:val="center"/>
          </w:tcPr>
          <w:p w14:paraId="39D6232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按时间维度展示各类别热度/数量变化，识别上升与下降类别。</w:t>
            </w:r>
          </w:p>
        </w:tc>
      </w:tr>
      <w:tr w14:paraId="69F5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25ADF77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1E992A6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小说热度趋势分析</w:t>
            </w:r>
          </w:p>
        </w:tc>
        <w:tc>
          <w:tcPr>
            <w:tcW w:w="5837" w:type="dxa"/>
            <w:shd w:val="clear" w:color="auto" w:fill="auto"/>
            <w:vAlign w:val="center"/>
          </w:tcPr>
          <w:p w14:paraId="5C704B6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展示单书或类别热度曲线，支持时间窗口切换。</w:t>
            </w:r>
          </w:p>
        </w:tc>
      </w:tr>
      <w:tr w14:paraId="5D47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74D77C3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5FD4080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热门关键词趋势</w:t>
            </w:r>
          </w:p>
        </w:tc>
        <w:tc>
          <w:tcPr>
            <w:tcW w:w="5837" w:type="dxa"/>
            <w:shd w:val="clear" w:color="auto" w:fill="auto"/>
            <w:vAlign w:val="center"/>
          </w:tcPr>
          <w:p w14:paraId="0ACA5F0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展示关键词随时间的热度变化，识别新兴题材与流行元素。</w:t>
            </w:r>
          </w:p>
        </w:tc>
      </w:tr>
      <w:tr w14:paraId="1F6F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9" w:type="dxa"/>
            <w:shd w:val="clear" w:color="auto" w:fill="auto"/>
            <w:vAlign w:val="center"/>
          </w:tcPr>
          <w:p w14:paraId="1C07B52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数据可视化</w:t>
            </w:r>
          </w:p>
        </w:tc>
        <w:tc>
          <w:tcPr>
            <w:tcW w:w="1282" w:type="dxa"/>
            <w:shd w:val="clear" w:color="auto" w:fill="auto"/>
            <w:vAlign w:val="center"/>
          </w:tcPr>
          <w:p w14:paraId="3CF0E5F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小说排行榜</w:t>
            </w:r>
          </w:p>
        </w:tc>
        <w:tc>
          <w:tcPr>
            <w:tcW w:w="5837" w:type="dxa"/>
            <w:shd w:val="clear" w:color="auto" w:fill="auto"/>
            <w:vAlign w:val="center"/>
          </w:tcPr>
          <w:p w14:paraId="178B94B6">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展示热度榜/新书榜/完结榜/分类榜等排行榜信息。</w:t>
            </w:r>
          </w:p>
        </w:tc>
      </w:tr>
      <w:tr w14:paraId="6F43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DB2588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0FE5B72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小说分类分布</w:t>
            </w:r>
          </w:p>
        </w:tc>
        <w:tc>
          <w:tcPr>
            <w:tcW w:w="5837" w:type="dxa"/>
            <w:shd w:val="clear" w:color="auto" w:fill="auto"/>
            <w:vAlign w:val="center"/>
          </w:tcPr>
          <w:p w14:paraId="312AF89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展示小说类别分布、标签分布等统计图表。</w:t>
            </w:r>
          </w:p>
        </w:tc>
      </w:tr>
      <w:tr w14:paraId="6C75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01D6E87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2BA8A52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评论情感分析展示</w:t>
            </w:r>
          </w:p>
        </w:tc>
        <w:tc>
          <w:tcPr>
            <w:tcW w:w="5837" w:type="dxa"/>
            <w:shd w:val="clear" w:color="auto" w:fill="auto"/>
            <w:vAlign w:val="center"/>
          </w:tcPr>
          <w:p w14:paraId="40308FA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展示情感占比、情感趋势、口碑排名等可视化结果。</w:t>
            </w:r>
          </w:p>
        </w:tc>
      </w:tr>
      <w:tr w14:paraId="6FD7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7D15A1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1CC3D256">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小说热度趋势展示</w:t>
            </w:r>
          </w:p>
        </w:tc>
        <w:tc>
          <w:tcPr>
            <w:tcW w:w="5837" w:type="dxa"/>
            <w:shd w:val="clear" w:color="auto" w:fill="auto"/>
            <w:vAlign w:val="center"/>
          </w:tcPr>
          <w:p w14:paraId="3CBBAC6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展示热度曲线与排名变化趋势，支持筛选与对比。</w:t>
            </w:r>
          </w:p>
        </w:tc>
      </w:tr>
      <w:tr w14:paraId="4CE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9" w:type="dxa"/>
            <w:shd w:val="clear" w:color="auto" w:fill="auto"/>
            <w:vAlign w:val="center"/>
          </w:tcPr>
          <w:p w14:paraId="78EFFCA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5F6AF26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小说关键词词云</w:t>
            </w:r>
          </w:p>
        </w:tc>
        <w:tc>
          <w:tcPr>
            <w:tcW w:w="5837" w:type="dxa"/>
            <w:shd w:val="clear" w:color="auto" w:fill="auto"/>
            <w:vAlign w:val="center"/>
          </w:tcPr>
          <w:p w14:paraId="1C64E94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以词云形式展示小说关键词或评论热点词，支持按书/按类查看。</w:t>
            </w:r>
          </w:p>
        </w:tc>
      </w:tr>
      <w:tr w14:paraId="4F58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gridSpan w:val="3"/>
            <w:shd w:val="clear" w:color="auto" w:fill="auto"/>
            <w:vAlign w:val="center"/>
          </w:tcPr>
          <w:p w14:paraId="09AA10C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b/>
                <w:bCs/>
                <w:sz w:val="20"/>
                <w:szCs w:val="20"/>
                <w:lang w:val="en-US" w:eastAsia="zh-CN"/>
              </w:rPr>
              <w:t>后端功能</w:t>
            </w:r>
          </w:p>
        </w:tc>
      </w:tr>
      <w:tr w14:paraId="54F6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088AE3B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用户中心</w:t>
            </w:r>
          </w:p>
        </w:tc>
        <w:tc>
          <w:tcPr>
            <w:tcW w:w="1282" w:type="dxa"/>
            <w:shd w:val="clear" w:color="auto" w:fill="auto"/>
            <w:vAlign w:val="center"/>
          </w:tcPr>
          <w:p w14:paraId="7303620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账号登录与权限校验</w:t>
            </w:r>
          </w:p>
        </w:tc>
        <w:tc>
          <w:tcPr>
            <w:tcW w:w="5837" w:type="dxa"/>
            <w:shd w:val="clear" w:color="auto" w:fill="auto"/>
            <w:vAlign w:val="center"/>
          </w:tcPr>
          <w:p w14:paraId="4706F90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支持平台操作人员登录，校验身份与权限后进入系统。</w:t>
            </w:r>
          </w:p>
        </w:tc>
      </w:tr>
      <w:tr w14:paraId="6D59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77A38A2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数据管理</w:t>
            </w:r>
          </w:p>
        </w:tc>
        <w:tc>
          <w:tcPr>
            <w:tcW w:w="1282" w:type="dxa"/>
            <w:shd w:val="clear" w:color="auto" w:fill="auto"/>
            <w:vAlign w:val="center"/>
          </w:tcPr>
          <w:p w14:paraId="068DC55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数据采集管理</w:t>
            </w:r>
          </w:p>
        </w:tc>
        <w:tc>
          <w:tcPr>
            <w:tcW w:w="5837" w:type="dxa"/>
            <w:shd w:val="clear" w:color="auto" w:fill="auto"/>
            <w:vAlign w:val="center"/>
          </w:tcPr>
          <w:p w14:paraId="24EE991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配置</w:t>
            </w:r>
            <w:r>
              <w:rPr>
                <w:rFonts w:hint="eastAsia" w:ascii="微软雅黑" w:hAnsi="微软雅黑" w:eastAsia="微软雅黑"/>
                <w:sz w:val="20"/>
                <w:szCs w:val="20"/>
                <w:lang w:val="en-US" w:eastAsia="zh"/>
                <w:woUserID w:val="2"/>
              </w:rPr>
              <w:t>抓包加爬虫的</w:t>
            </w:r>
            <w:r>
              <w:rPr>
                <w:rFonts w:hint="eastAsia" w:ascii="微软雅黑" w:hAnsi="微软雅黑" w:eastAsia="微软雅黑"/>
                <w:sz w:val="20"/>
                <w:szCs w:val="20"/>
                <w:lang w:val="en-US" w:eastAsia="zh-CN"/>
              </w:rPr>
              <w:t>采集方式，执行采集任务。</w:t>
            </w:r>
          </w:p>
        </w:tc>
      </w:tr>
      <w:tr w14:paraId="476B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9" w:type="dxa"/>
            <w:shd w:val="clear" w:color="auto" w:fill="auto"/>
            <w:vAlign w:val="center"/>
          </w:tcPr>
          <w:p w14:paraId="5AE2FE3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479D362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数据清洗与标准化</w:t>
            </w:r>
          </w:p>
        </w:tc>
        <w:tc>
          <w:tcPr>
            <w:tcW w:w="5837" w:type="dxa"/>
            <w:shd w:val="clear" w:color="auto" w:fill="auto"/>
            <w:vAlign w:val="center"/>
          </w:tcPr>
          <w:p w14:paraId="1BEBD61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对采集数据进行去重、字段标准化、异常处理，输出清洗后的数据。</w:t>
            </w:r>
          </w:p>
        </w:tc>
      </w:tr>
      <w:tr w14:paraId="36AB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422862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7383119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数据存储管理</w:t>
            </w:r>
          </w:p>
        </w:tc>
        <w:tc>
          <w:tcPr>
            <w:tcW w:w="5837" w:type="dxa"/>
            <w:shd w:val="clear" w:color="auto" w:fill="auto"/>
            <w:vAlign w:val="center"/>
          </w:tcPr>
          <w:p w14:paraId="5706341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将原始数据与清洗数据写入数据库</w:t>
            </w:r>
            <w:r>
              <w:rPr>
                <w:rFonts w:hint="eastAsia" w:ascii="微软雅黑" w:hAnsi="微软雅黑" w:eastAsia="微软雅黑"/>
                <w:sz w:val="20"/>
                <w:szCs w:val="20"/>
                <w:lang w:val="en-US" w:eastAsia="zh"/>
                <w:woUserID w:val="2"/>
              </w:rPr>
              <w:t>并且</w:t>
            </w:r>
            <w:r>
              <w:rPr>
                <w:rFonts w:hint="eastAsia" w:ascii="微软雅黑" w:hAnsi="微软雅黑" w:eastAsia="微软雅黑"/>
                <w:sz w:val="20"/>
                <w:szCs w:val="20"/>
                <w:lang w:val="en-US" w:eastAsia="zh-CN"/>
              </w:rPr>
              <w:t>保存。</w:t>
            </w:r>
          </w:p>
        </w:tc>
      </w:tr>
      <w:tr w14:paraId="5646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1409" w:type="dxa"/>
            <w:shd w:val="clear" w:color="auto" w:fill="auto"/>
            <w:vAlign w:val="center"/>
          </w:tcPr>
          <w:p w14:paraId="147A3F5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52A5464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数据查询统计服务</w:t>
            </w:r>
          </w:p>
        </w:tc>
        <w:tc>
          <w:tcPr>
            <w:tcW w:w="5837" w:type="dxa"/>
            <w:shd w:val="clear" w:color="auto" w:fill="auto"/>
            <w:vAlign w:val="center"/>
          </w:tcPr>
          <w:p w14:paraId="31C9172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提供按条件查询与统计聚合能力，为分析与可视化提供数据服务。</w:t>
            </w:r>
          </w:p>
        </w:tc>
      </w:tr>
      <w:tr w14:paraId="1341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065D824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分析任务管理</w:t>
            </w:r>
          </w:p>
        </w:tc>
        <w:tc>
          <w:tcPr>
            <w:tcW w:w="1282" w:type="dxa"/>
            <w:shd w:val="clear" w:color="auto" w:fill="auto"/>
            <w:vAlign w:val="center"/>
          </w:tcPr>
          <w:p w14:paraId="7D50319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分析任务配置</w:t>
            </w:r>
          </w:p>
        </w:tc>
        <w:tc>
          <w:tcPr>
            <w:tcW w:w="5837" w:type="dxa"/>
            <w:shd w:val="clear" w:color="auto" w:fill="auto"/>
            <w:vAlign w:val="center"/>
          </w:tcPr>
          <w:p w14:paraId="259159D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支持配置分析时间窗口、TopN、类别范围等参数并保存任务配置。</w:t>
            </w:r>
          </w:p>
        </w:tc>
      </w:tr>
      <w:tr w14:paraId="0B96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CE2860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3E61770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执行分析任务</w:t>
            </w:r>
          </w:p>
        </w:tc>
        <w:tc>
          <w:tcPr>
            <w:tcW w:w="5837" w:type="dxa"/>
            <w:shd w:val="clear" w:color="auto" w:fill="auto"/>
            <w:vAlign w:val="center"/>
          </w:tcPr>
          <w:p w14:paraId="2F80838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触发书籍特征、情感分析、趋势分析等任务运行并生成结果。</w:t>
            </w:r>
          </w:p>
        </w:tc>
      </w:tr>
      <w:tr w14:paraId="5142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ACC2E9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模型管理</w:t>
            </w:r>
          </w:p>
        </w:tc>
        <w:tc>
          <w:tcPr>
            <w:tcW w:w="1282" w:type="dxa"/>
            <w:shd w:val="clear" w:color="auto" w:fill="auto"/>
            <w:vAlign w:val="center"/>
          </w:tcPr>
          <w:p w14:paraId="5F2A8DD5">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模型选择与配置</w:t>
            </w:r>
          </w:p>
        </w:tc>
        <w:tc>
          <w:tcPr>
            <w:tcW w:w="5837" w:type="dxa"/>
            <w:shd w:val="clear" w:color="auto" w:fill="auto"/>
            <w:vAlign w:val="center"/>
          </w:tcPr>
          <w:p w14:paraId="447508A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支持选择情感分析/主题分析等算法方案，并配置关键参数。</w:t>
            </w:r>
          </w:p>
        </w:tc>
      </w:tr>
      <w:tr w14:paraId="77A8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1972EB5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29FB09E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模型训练与更新</w:t>
            </w:r>
          </w:p>
        </w:tc>
        <w:tc>
          <w:tcPr>
            <w:tcW w:w="5837" w:type="dxa"/>
            <w:shd w:val="clear" w:color="auto" w:fill="auto"/>
            <w:vAlign w:val="center"/>
          </w:tcPr>
          <w:p w14:paraId="44650F9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 w:bidi="ar-SA"/>
                <w:woUserID w:val="2"/>
              </w:rPr>
            </w:pPr>
            <w:r>
              <w:rPr>
                <w:rFonts w:hint="eastAsia" w:ascii="微软雅黑" w:hAnsi="微软雅黑" w:eastAsia="微软雅黑"/>
                <w:sz w:val="20"/>
                <w:szCs w:val="20"/>
                <w:lang w:val="en-US" w:eastAsia="zh-CN"/>
              </w:rPr>
              <w:t>支持基于历史数据进行模型更新与效果评估</w:t>
            </w:r>
            <w:r>
              <w:rPr>
                <w:rFonts w:hint="eastAsia" w:ascii="微软雅黑" w:hAnsi="微软雅黑" w:eastAsia="微软雅黑"/>
                <w:sz w:val="20"/>
                <w:szCs w:val="20"/>
                <w:lang w:val="en-US" w:eastAsia="zh"/>
                <w:woUserID w:val="2"/>
              </w:rPr>
              <w:t>。</w:t>
            </w:r>
          </w:p>
        </w:tc>
      </w:tr>
      <w:tr w14:paraId="24C5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B913BB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导出与报表</w:t>
            </w:r>
          </w:p>
        </w:tc>
        <w:tc>
          <w:tcPr>
            <w:tcW w:w="1282" w:type="dxa"/>
            <w:shd w:val="clear" w:color="auto" w:fill="auto"/>
            <w:vAlign w:val="center"/>
          </w:tcPr>
          <w:p w14:paraId="66DF02B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导出数据</w:t>
            </w:r>
          </w:p>
        </w:tc>
        <w:tc>
          <w:tcPr>
            <w:tcW w:w="5837" w:type="dxa"/>
            <w:shd w:val="clear" w:color="auto" w:fill="auto"/>
            <w:vAlign w:val="center"/>
          </w:tcPr>
          <w:p w14:paraId="1ECBF26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支持将查询结果/分析结果导出为Excel/CSV。</w:t>
            </w:r>
          </w:p>
        </w:tc>
      </w:tr>
      <w:tr w14:paraId="411F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12674E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系统管理</w:t>
            </w:r>
          </w:p>
        </w:tc>
        <w:tc>
          <w:tcPr>
            <w:tcW w:w="1282" w:type="dxa"/>
            <w:shd w:val="clear" w:color="auto" w:fill="auto"/>
            <w:vAlign w:val="center"/>
          </w:tcPr>
          <w:p w14:paraId="6ACD8A3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系统配置管理</w:t>
            </w:r>
          </w:p>
        </w:tc>
        <w:tc>
          <w:tcPr>
            <w:tcW w:w="5837" w:type="dxa"/>
            <w:shd w:val="clear" w:color="auto" w:fill="auto"/>
            <w:vAlign w:val="center"/>
          </w:tcPr>
          <w:p w14:paraId="1F802A2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配置采集频率、榜单类型等系统参数。</w:t>
            </w:r>
          </w:p>
        </w:tc>
      </w:tr>
    </w:tbl>
    <w:p w14:paraId="2EEE4B37">
      <w:pPr>
        <w:pStyle w:val="3"/>
        <w:rPr>
          <w:rFonts w:hint="eastAsia"/>
        </w:rPr>
      </w:pPr>
    </w:p>
    <w:p w14:paraId="546E8F0A">
      <w:pPr>
        <w:pStyle w:val="5"/>
        <w:rPr>
          <w:rFonts w:hint="eastAsia" w:ascii="Arial" w:hAnsi="Arial" w:eastAsia="宋体" w:cs="Times New Roman"/>
          <w:b w:val="0"/>
          <w:i w:val="0"/>
          <w:iCs/>
        </w:rPr>
      </w:pPr>
      <w:bookmarkStart w:id="26" w:name="_Toc104373395"/>
      <w:bookmarkStart w:id="27" w:name="_Toc30085"/>
      <w:r>
        <w:rPr>
          <w:rFonts w:hint="eastAsia" w:ascii="Arial" w:hAnsi="Arial" w:eastAsia="宋体" w:cs="Times New Roman"/>
          <w:b w:val="0"/>
          <w:i w:val="0"/>
          <w:iCs/>
        </w:rPr>
        <w:t>软件功能</w:t>
      </w:r>
      <w:bookmarkEnd w:id="26"/>
      <w:bookmarkEnd w:id="27"/>
    </w:p>
    <w:p w14:paraId="4E9EFE33">
      <w:pPr>
        <w:spacing w:line="360" w:lineRule="auto"/>
        <w:ind w:firstLine="420" w:firstLineChars="200"/>
        <w:rPr>
          <w:rFonts w:hint="eastAsia"/>
          <w:sz w:val="21"/>
        </w:rPr>
      </w:pPr>
      <w:r>
        <w:rPr>
          <w:rFonts w:hint="eastAsia"/>
          <w:sz w:val="21"/>
        </w:rPr>
        <w:t>本系统为小说网站大数据分析平台，主要用于对网络小说平台的数据进行采集、管理、分析和可视化展示。系统整体结构由三个主要部分组成：数据管理系统、数据分析系统和数据可视化平台。</w:t>
      </w:r>
    </w:p>
    <w:p w14:paraId="7D140715">
      <w:pPr>
        <w:spacing w:line="360" w:lineRule="auto"/>
        <w:ind w:firstLine="420" w:firstLineChars="200"/>
        <w:rPr>
          <w:rFonts w:hint="eastAsia"/>
          <w:sz w:val="21"/>
        </w:rPr>
      </w:pPr>
      <w:r>
        <w:rPr>
          <w:rFonts w:hint="eastAsia"/>
          <w:sz w:val="21"/>
        </w:rPr>
        <w:t>其中，数据管理系统负责对小说相关数据进行采集、清洗、存储以及数据查询统计；数据分析系统负责对采集的数据进行多维度分析，包括书籍特征分析、评论情感分析、推荐系统和市场趋势分析；数据可视化平台负责将分析结果以图表形式进行展示，帮助用户直观了解小说平台数据情况。</w:t>
      </w:r>
    </w:p>
    <w:p w14:paraId="3EB94C69">
      <w:pPr>
        <w:spacing w:line="360" w:lineRule="auto"/>
        <w:ind w:firstLine="400" w:firstLineChars="200"/>
        <w:rPr>
          <w:rFonts w:hint="eastAsia"/>
        </w:rPr>
      </w:pPr>
      <w:r>
        <w:rPr>
          <w:rFonts w:hint="eastAsia"/>
        </w:rPr>
        <w:t>主体结构图</w:t>
      </w:r>
    </w:p>
    <w:p w14:paraId="53AE4C95">
      <w:pPr>
        <w:spacing w:line="360" w:lineRule="auto"/>
        <w:ind w:firstLine="420" w:firstLineChars="200"/>
        <w:rPr>
          <w:rFonts w:hint="eastAsia" w:eastAsia="宋体"/>
          <w:sz w:val="21"/>
          <w:lang w:eastAsia="zh"/>
        </w:rPr>
      </w:pPr>
      <w:bookmarkStart w:id="59" w:name="_GoBack"/>
      <w:r>
        <w:rPr>
          <w:rFonts w:hint="eastAsia" w:eastAsia="宋体"/>
          <w:sz w:val="21"/>
          <w:lang w:eastAsia="zh"/>
        </w:rPr>
        <w:drawing>
          <wp:inline distT="0" distB="0" distL="114300" distR="114300">
            <wp:extent cx="5267325" cy="2232025"/>
            <wp:effectExtent l="0" t="0" r="9525" b="158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5267325" cy="2232025"/>
                    </a:xfrm>
                    <a:prstGeom prst="rect">
                      <a:avLst/>
                    </a:prstGeom>
                  </pic:spPr>
                </pic:pic>
              </a:graphicData>
            </a:graphic>
          </wp:inline>
        </w:drawing>
      </w:r>
      <w:bookmarkEnd w:id="59"/>
    </w:p>
    <w:p w14:paraId="744F0E50">
      <w:pPr>
        <w:pStyle w:val="4"/>
        <w:rPr>
          <w:rFonts w:hint="eastAsia"/>
        </w:rPr>
      </w:pPr>
      <w:bookmarkStart w:id="28" w:name="_Toc9510283"/>
      <w:bookmarkStart w:id="29" w:name="_Toc9025"/>
      <w:r>
        <w:rPr>
          <w:rFonts w:hint="eastAsia"/>
        </w:rPr>
        <w:t>用户的特点</w:t>
      </w:r>
      <w:bookmarkEnd w:id="28"/>
      <w:bookmarkEnd w:id="29"/>
    </w:p>
    <w:p w14:paraId="52EDD2AC">
      <w:pPr>
        <w:spacing w:line="360" w:lineRule="auto"/>
        <w:ind w:firstLine="420" w:firstLineChars="200"/>
        <w:jc w:val="both"/>
        <w:rPr>
          <w:rFonts w:hint="eastAsia" w:eastAsia="宋体"/>
          <w:sz w:val="21"/>
        </w:rPr>
      </w:pPr>
      <w:r>
        <w:rPr>
          <w:rFonts w:hint="eastAsia" w:eastAsia="宋体"/>
          <w:sz w:val="21"/>
        </w:rPr>
        <w:t>本系统的主要用户为平台操作人员和数据分析人员。用户需要具备一定的数据管理和数据分析基础，能够理解系统中的数据采集、数据管理以及数据分析功能，并能够根据系统提供的数据分析结果进行查看和简单的数据操作。</w:t>
      </w:r>
    </w:p>
    <w:p w14:paraId="23146C77">
      <w:pPr>
        <w:spacing w:line="360" w:lineRule="auto"/>
        <w:ind w:firstLine="420" w:firstLineChars="200"/>
        <w:jc w:val="both"/>
        <w:rPr>
          <w:rFonts w:hint="eastAsia"/>
        </w:rPr>
      </w:pPr>
      <w:r>
        <w:rPr>
          <w:rFonts w:hint="eastAsia" w:eastAsia="宋体"/>
          <w:sz w:val="21"/>
        </w:rPr>
        <w:t>同时，用户能够使用常见办公软件进行文档处理和数据整理，并能够根据系统生成的分析结果进行数据导出和报告整理。</w:t>
      </w:r>
    </w:p>
    <w:p w14:paraId="22863F0B">
      <w:pPr>
        <w:pStyle w:val="4"/>
        <w:rPr>
          <w:rFonts w:hint="eastAsia"/>
        </w:rPr>
      </w:pPr>
      <w:bookmarkStart w:id="30" w:name="_Toc705788269"/>
      <w:bookmarkStart w:id="31" w:name="_Toc29682"/>
      <w:r>
        <w:rPr>
          <w:rFonts w:hint="eastAsia"/>
        </w:rPr>
        <w:t>限制与约束</w:t>
      </w:r>
      <w:bookmarkEnd w:id="30"/>
      <w:bookmarkEnd w:id="31"/>
      <w:r>
        <w:rPr>
          <w:rFonts w:hint="eastAsia"/>
        </w:rPr>
        <w:t xml:space="preserve"> </w:t>
      </w:r>
    </w:p>
    <w:p w14:paraId="7E7A9C01">
      <w:pPr>
        <w:spacing w:line="360" w:lineRule="auto"/>
        <w:ind w:firstLine="420" w:firstLineChars="200"/>
        <w:jc w:val="both"/>
        <w:rPr>
          <w:rFonts w:hint="eastAsia"/>
          <w:sz w:val="21"/>
        </w:rPr>
      </w:pPr>
      <w:r>
        <w:rPr>
          <w:rFonts w:hint="eastAsia"/>
          <w:sz w:val="21"/>
        </w:rPr>
        <w:t>系统运行环境</w:t>
      </w:r>
    </w:p>
    <w:p w14:paraId="1FBE391C">
      <w:pPr>
        <w:spacing w:line="360" w:lineRule="auto"/>
        <w:ind w:firstLine="420" w:firstLineChars="200"/>
        <w:jc w:val="both"/>
        <w:rPr>
          <w:rFonts w:hint="eastAsia"/>
          <w:sz w:val="21"/>
        </w:rPr>
      </w:pPr>
      <w:r>
        <w:rPr>
          <w:rFonts w:hint="eastAsia"/>
          <w:sz w:val="21"/>
        </w:rPr>
        <w:t>操作系统：</w:t>
      </w:r>
      <w:r>
        <w:rPr>
          <w:rFonts w:hint="eastAsia"/>
        </w:rPr>
        <w:t>简体中文Windows2003Professional</w:t>
      </w:r>
    </w:p>
    <w:p w14:paraId="37267517">
      <w:pPr>
        <w:spacing w:line="360" w:lineRule="auto"/>
        <w:ind w:firstLine="420" w:firstLineChars="200"/>
        <w:jc w:val="both"/>
        <w:rPr>
          <w:rFonts w:hint="eastAsia"/>
          <w:sz w:val="21"/>
        </w:rPr>
      </w:pPr>
      <w:r>
        <w:rPr>
          <w:rFonts w:hint="eastAsia"/>
          <w:sz w:val="21"/>
        </w:rPr>
        <w:t>数据库：</w:t>
      </w:r>
      <w:r>
        <w:rPr>
          <w:rFonts w:hint="eastAsia"/>
          <w:lang w:val="en-US" w:eastAsia="zh-CN"/>
        </w:rPr>
        <w:t>MySQL 5.7</w:t>
      </w:r>
    </w:p>
    <w:p w14:paraId="2ADFA03D">
      <w:pPr>
        <w:spacing w:line="360" w:lineRule="auto"/>
        <w:ind w:firstLine="420" w:firstLineChars="200"/>
        <w:jc w:val="both"/>
        <w:rPr>
          <w:rFonts w:hint="eastAsia"/>
          <w:sz w:val="21"/>
        </w:rPr>
      </w:pPr>
      <w:r>
        <w:rPr>
          <w:rFonts w:hint="eastAsia"/>
          <w:sz w:val="21"/>
        </w:rPr>
        <w:t>浏览器：</w:t>
      </w:r>
      <w:r>
        <w:t>Internet Explorer 6.0</w:t>
      </w:r>
      <w:r>
        <w:rPr>
          <w:rFonts w:hint="eastAsia"/>
          <w:sz w:val="21"/>
        </w:rPr>
        <w:t>及以上</w:t>
      </w:r>
    </w:p>
    <w:p w14:paraId="256DDC1F">
      <w:pPr>
        <w:spacing w:line="360" w:lineRule="auto"/>
        <w:ind w:firstLine="420" w:firstLineChars="200"/>
        <w:jc w:val="both"/>
        <w:rPr>
          <w:rFonts w:hint="eastAsia"/>
          <w:sz w:val="21"/>
        </w:rPr>
      </w:pPr>
    </w:p>
    <w:p w14:paraId="5EBA191B">
      <w:pPr>
        <w:spacing w:line="360" w:lineRule="auto"/>
        <w:ind w:firstLine="420" w:firstLineChars="200"/>
        <w:jc w:val="both"/>
        <w:rPr>
          <w:rFonts w:hint="eastAsia"/>
          <w:sz w:val="21"/>
        </w:rPr>
      </w:pPr>
      <w:r>
        <w:rPr>
          <w:rFonts w:hint="eastAsia"/>
          <w:sz w:val="21"/>
        </w:rPr>
        <w:t>硬件限制</w:t>
      </w:r>
    </w:p>
    <w:p w14:paraId="0AB5AEEA">
      <w:pPr>
        <w:spacing w:line="360" w:lineRule="auto"/>
        <w:ind w:firstLine="420" w:firstLineChars="200"/>
        <w:jc w:val="both"/>
        <w:rPr>
          <w:rFonts w:hint="eastAsia"/>
          <w:sz w:val="21"/>
        </w:rPr>
      </w:pPr>
      <w:r>
        <w:rPr>
          <w:rFonts w:hint="eastAsia"/>
          <w:sz w:val="21"/>
        </w:rPr>
        <w:t>WEB服务器、数据库服务器</w:t>
      </w:r>
    </w:p>
    <w:p w14:paraId="3FCE81D5">
      <w:pPr>
        <w:ind w:left="720" w:leftChars="360"/>
        <w:rPr>
          <w:rFonts w:hint="eastAsia"/>
          <w:sz w:val="21"/>
        </w:rPr>
      </w:pPr>
      <w:r>
        <w:rPr>
          <w:rFonts w:hint="eastAsia"/>
          <w:sz w:val="21"/>
        </w:rPr>
        <w:t xml:space="preserve">CPU：Intel Pentium 4 3.0G </w:t>
      </w:r>
    </w:p>
    <w:p w14:paraId="6BB30801">
      <w:pPr>
        <w:ind w:left="720" w:leftChars="360"/>
        <w:rPr>
          <w:rFonts w:hint="eastAsia"/>
          <w:sz w:val="21"/>
        </w:rPr>
      </w:pPr>
      <w:r>
        <w:rPr>
          <w:rFonts w:hint="eastAsia"/>
          <w:sz w:val="21"/>
        </w:rPr>
        <w:t>内存：2GB</w:t>
      </w:r>
    </w:p>
    <w:p w14:paraId="66CA14F1">
      <w:pPr>
        <w:ind w:left="720" w:leftChars="360"/>
        <w:rPr>
          <w:rFonts w:hint="eastAsia"/>
          <w:sz w:val="21"/>
        </w:rPr>
      </w:pPr>
      <w:r>
        <w:rPr>
          <w:rFonts w:hint="eastAsia"/>
          <w:sz w:val="21"/>
        </w:rPr>
        <w:t>硬盘：80GB</w:t>
      </w:r>
    </w:p>
    <w:p w14:paraId="3CBA20D3">
      <w:pPr>
        <w:spacing w:line="360" w:lineRule="auto"/>
        <w:ind w:firstLine="420" w:firstLineChars="200"/>
        <w:jc w:val="both"/>
        <w:rPr>
          <w:rFonts w:hint="eastAsia"/>
          <w:sz w:val="21"/>
        </w:rPr>
      </w:pPr>
      <w:r>
        <w:rPr>
          <w:rFonts w:hint="eastAsia"/>
          <w:sz w:val="21"/>
        </w:rPr>
        <w:t>网络</w:t>
      </w:r>
    </w:p>
    <w:p w14:paraId="1D57C64E">
      <w:pPr>
        <w:ind w:left="720"/>
        <w:rPr>
          <w:rFonts w:hint="eastAsia"/>
          <w:sz w:val="21"/>
        </w:rPr>
      </w:pPr>
      <w:r>
        <w:rPr>
          <w:rFonts w:hint="eastAsia"/>
          <w:sz w:val="21"/>
        </w:rPr>
        <w:t>以太网：100MB</w:t>
      </w:r>
    </w:p>
    <w:p w14:paraId="75449A69">
      <w:pPr>
        <w:spacing w:line="360" w:lineRule="auto"/>
        <w:ind w:firstLine="420" w:firstLineChars="200"/>
        <w:jc w:val="both"/>
        <w:rPr>
          <w:rFonts w:hint="eastAsia"/>
          <w:sz w:val="21"/>
        </w:rPr>
      </w:pPr>
      <w:r>
        <w:rPr>
          <w:rFonts w:hint="eastAsia"/>
          <w:sz w:val="21"/>
        </w:rPr>
        <w:t>用户机器配置</w:t>
      </w:r>
    </w:p>
    <w:p w14:paraId="4E3272B3">
      <w:pPr>
        <w:ind w:left="720"/>
        <w:rPr>
          <w:rFonts w:hint="eastAsia"/>
          <w:sz w:val="21"/>
        </w:rPr>
      </w:pPr>
      <w:r>
        <w:rPr>
          <w:rFonts w:hint="eastAsia"/>
          <w:sz w:val="21"/>
        </w:rPr>
        <w:t>内存：512MB</w:t>
      </w:r>
    </w:p>
    <w:p w14:paraId="7C00E049">
      <w:pPr>
        <w:pStyle w:val="2"/>
        <w:rPr>
          <w:rFonts w:hint="eastAsia"/>
        </w:rPr>
      </w:pPr>
      <w:bookmarkStart w:id="32" w:name="_Toc1321146355"/>
      <w:bookmarkStart w:id="33" w:name="_Toc13794"/>
      <w:r>
        <w:rPr>
          <w:rFonts w:hint="eastAsia"/>
        </w:rPr>
        <w:t>具体需求</w:t>
      </w:r>
      <w:bookmarkEnd w:id="32"/>
      <w:bookmarkEnd w:id="33"/>
    </w:p>
    <w:p w14:paraId="4207457D">
      <w:pPr>
        <w:pStyle w:val="4"/>
        <w:bidi w:val="0"/>
        <w:ind w:left="0" w:leftChars="0" w:firstLine="0" w:firstLineChars="0"/>
        <w:rPr>
          <w:rFonts w:hint="default" w:eastAsia="宋体"/>
          <w:lang w:val="en-US" w:eastAsia="zh-CN"/>
        </w:rPr>
      </w:pPr>
      <w:bookmarkStart w:id="34" w:name="_Toc1503614244"/>
      <w:bookmarkStart w:id="35" w:name="_Toc20220"/>
      <w:r>
        <w:rPr>
          <w:rFonts w:hint="eastAsia"/>
          <w:lang w:val="en-US" w:eastAsia="zh-CN"/>
        </w:rPr>
        <w:t>数据管理系统</w:t>
      </w:r>
      <w:bookmarkEnd w:id="34"/>
      <w:bookmarkEnd w:id="35"/>
    </w:p>
    <w:p w14:paraId="0B667070">
      <w:pPr>
        <w:pStyle w:val="4"/>
        <w:numPr>
          <w:ilvl w:val="1"/>
          <w:numId w:val="0"/>
        </w:numPr>
        <w:ind w:left="0" w:leftChars="0" w:firstLine="0" w:firstLineChars="0"/>
        <w:outlineLvl w:val="2"/>
        <w:rPr>
          <w:rFonts w:hint="eastAsia" w:ascii="Arial" w:hAnsi="Arial" w:eastAsia="宋体" w:cs="Times New Roman"/>
          <w:snapToGrid w:val="0"/>
          <w:sz w:val="20"/>
          <w:lang w:val="en-US" w:eastAsia="zh-CN" w:bidi="ar-SA"/>
        </w:rPr>
      </w:pPr>
      <w:bookmarkStart w:id="36" w:name="_Toc63068929"/>
      <w:bookmarkStart w:id="37" w:name="_Toc13854"/>
      <w:r>
        <w:rPr>
          <w:rFonts w:hint="eastAsia" w:cs="Times New Roman"/>
          <w:snapToGrid w:val="0"/>
          <w:sz w:val="20"/>
          <w:lang w:val="en-US" w:eastAsia="zh-CN" w:bidi="ar-SA"/>
        </w:rPr>
        <w:t>1.</w:t>
      </w:r>
      <w:r>
        <w:rPr>
          <w:rFonts w:hint="eastAsia" w:ascii="Arial" w:hAnsi="Arial" w:eastAsia="宋体" w:cs="Times New Roman"/>
          <w:snapToGrid w:val="0"/>
          <w:sz w:val="20"/>
          <w:lang w:val="en-US" w:eastAsia="zh-CN" w:bidi="ar-SA"/>
        </w:rPr>
        <w:t>数据采集管理</w:t>
      </w:r>
      <w:bookmarkEnd w:id="36"/>
      <w:bookmarkEnd w:id="37"/>
    </w:p>
    <w:p w14:paraId="485902E9">
      <w:pPr>
        <w:numPr>
          <w:ilvl w:val="0"/>
          <w:numId w:val="0"/>
        </w:numPr>
        <w:jc w:val="center"/>
      </w:pPr>
      <w:r>
        <w:drawing>
          <wp:inline distT="0" distB="0" distL="114300" distR="114300">
            <wp:extent cx="2687955" cy="5979160"/>
            <wp:effectExtent l="0" t="0" r="4445" b="254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0"/>
                    <a:stretch>
                      <a:fillRect/>
                    </a:stretch>
                  </pic:blipFill>
                  <pic:spPr>
                    <a:xfrm>
                      <a:off x="0" y="0"/>
                      <a:ext cx="2687955" cy="5979160"/>
                    </a:xfrm>
                    <a:prstGeom prst="rect">
                      <a:avLst/>
                    </a:prstGeom>
                    <a:noFill/>
                    <a:ln>
                      <a:noFill/>
                    </a:ln>
                  </pic:spPr>
                </pic:pic>
              </a:graphicData>
            </a:graphic>
          </wp:inline>
        </w:drawing>
      </w:r>
    </w:p>
    <w:p w14:paraId="39BA8B0E">
      <w:pPr>
        <w:ind w:firstLine="400"/>
        <w:rPr>
          <w:rFonts w:hint="eastAsia"/>
        </w:rPr>
      </w:pPr>
      <w:r>
        <w:br w:type="textWrapping"/>
      </w:r>
      <w:r>
        <w:rPr>
          <w:rFonts w:hint="eastAsia"/>
          <w:lang w:val="en-US" w:eastAsia="zh-CN"/>
        </w:rPr>
        <w:tab/>
      </w:r>
      <w:r>
        <w:rPr>
          <w:rFonts w:hint="eastAsia"/>
        </w:rPr>
        <w:t>管理员登录数据管理系统后，进入“数据采集管理”菜单，选择数据采集方式（爬虫、API或手动上传）；系统先校验采集源是否可用，不可用则重新选择采集方式，可用则执行采集操作；采集完成后进行数据初步校验，校验不通过则修正数据并重新采集，校验通过则将数据存储至原始数据库，流程结束。</w:t>
      </w:r>
    </w:p>
    <w:p w14:paraId="5394C319">
      <w:pPr>
        <w:ind w:left="0" w:leftChars="0" w:firstLine="0" w:firstLineChars="0"/>
        <w:rPr>
          <w:rFonts w:hint="eastAsia"/>
        </w:rPr>
      </w:pPr>
    </w:p>
    <w:p w14:paraId="7DFFA723">
      <w:pPr>
        <w:pStyle w:val="4"/>
        <w:numPr>
          <w:ilvl w:val="1"/>
          <w:numId w:val="0"/>
        </w:numPr>
        <w:ind w:left="0" w:leftChars="0" w:firstLine="0" w:firstLineChars="0"/>
        <w:outlineLvl w:val="2"/>
        <w:rPr>
          <w:rFonts w:hint="default" w:ascii="Arial" w:hAnsi="Arial" w:eastAsia="宋体" w:cs="Times New Roman"/>
          <w:snapToGrid w:val="0"/>
          <w:sz w:val="20"/>
          <w:lang w:val="en-US" w:eastAsia="zh-CN" w:bidi="ar-SA"/>
        </w:rPr>
      </w:pPr>
      <w:bookmarkStart w:id="38" w:name="_Toc867824224"/>
      <w:bookmarkStart w:id="39" w:name="_Toc15316"/>
      <w:r>
        <w:rPr>
          <w:rFonts w:hint="eastAsia" w:cs="Times New Roman"/>
          <w:snapToGrid w:val="0"/>
          <w:sz w:val="20"/>
          <w:lang w:val="en-US" w:eastAsia="zh-CN" w:bidi="ar-SA"/>
        </w:rPr>
        <w:t>2.</w:t>
      </w:r>
      <w:r>
        <w:rPr>
          <w:rFonts w:hint="default" w:ascii="Arial" w:hAnsi="Arial" w:eastAsia="宋体" w:cs="Times New Roman"/>
          <w:snapToGrid w:val="0"/>
          <w:sz w:val="20"/>
          <w:lang w:val="en-US" w:eastAsia="zh-CN" w:bidi="ar-SA"/>
        </w:rPr>
        <w:t>数据清洗与标准化</w:t>
      </w:r>
      <w:bookmarkEnd w:id="38"/>
      <w:bookmarkEnd w:id="39"/>
    </w:p>
    <w:p w14:paraId="03786648">
      <w:pPr>
        <w:jc w:val="center"/>
      </w:pPr>
      <w:r>
        <w:drawing>
          <wp:inline distT="0" distB="0" distL="114300" distR="114300">
            <wp:extent cx="2905125" cy="6501765"/>
            <wp:effectExtent l="0" t="0" r="3175" b="63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1"/>
                    <a:stretch>
                      <a:fillRect/>
                    </a:stretch>
                  </pic:blipFill>
                  <pic:spPr>
                    <a:xfrm>
                      <a:off x="0" y="0"/>
                      <a:ext cx="2905125" cy="6501765"/>
                    </a:xfrm>
                    <a:prstGeom prst="rect">
                      <a:avLst/>
                    </a:prstGeom>
                    <a:noFill/>
                    <a:ln>
                      <a:noFill/>
                    </a:ln>
                  </pic:spPr>
                </pic:pic>
              </a:graphicData>
            </a:graphic>
          </wp:inline>
        </w:drawing>
      </w:r>
    </w:p>
    <w:p w14:paraId="65F87809">
      <w:pPr>
        <w:ind w:firstLine="400"/>
        <w:rPr>
          <w:rFonts w:hint="default"/>
          <w:lang w:val="en-US" w:eastAsia="zh-CN"/>
        </w:rPr>
      </w:pPr>
      <w:r>
        <w:rPr>
          <w:rFonts w:hint="default"/>
          <w:lang w:val="en-US" w:eastAsia="zh-CN"/>
        </w:rPr>
        <w:t>管理员登录数据管理系统后，进入“数据清洗与标准化”模块，系统读取原始数据库数据，依次执行数据去重、字段标准化、异常值检测与处理；之后判断清洗是否达标，不达标则调整清洗规则并重新读取数据清洗，达标则将清洗后数据存储至目标数据库，流程结束。</w:t>
      </w:r>
    </w:p>
    <w:p w14:paraId="5A8D6BC0">
      <w:pPr>
        <w:ind w:firstLine="400"/>
        <w:rPr>
          <w:rFonts w:hint="eastAsia"/>
          <w:lang w:val="en-US" w:eastAsia="zh-CN"/>
        </w:rPr>
      </w:pPr>
    </w:p>
    <w:p w14:paraId="5CF2DF54">
      <w:pPr>
        <w:pStyle w:val="4"/>
        <w:numPr>
          <w:ilvl w:val="1"/>
          <w:numId w:val="0"/>
        </w:numPr>
        <w:ind w:left="0" w:leftChars="0" w:firstLine="0" w:firstLineChars="0"/>
        <w:outlineLvl w:val="2"/>
        <w:rPr>
          <w:rFonts w:hint="eastAsia" w:ascii="Arial" w:hAnsi="Arial" w:eastAsia="宋体" w:cs="Times New Roman"/>
          <w:snapToGrid w:val="0"/>
          <w:sz w:val="20"/>
          <w:lang w:val="en-US" w:eastAsia="zh-CN" w:bidi="ar-SA"/>
        </w:rPr>
      </w:pPr>
      <w:bookmarkStart w:id="40" w:name="_Toc16913"/>
      <w:bookmarkStart w:id="41" w:name="_Toc1069934040"/>
      <w:r>
        <w:rPr>
          <w:rFonts w:hint="eastAsia" w:cs="Times New Roman"/>
          <w:snapToGrid w:val="0"/>
          <w:sz w:val="20"/>
          <w:lang w:val="en-US" w:eastAsia="zh-CN" w:bidi="ar-SA"/>
        </w:rPr>
        <w:t>3.</w:t>
      </w:r>
      <w:r>
        <w:rPr>
          <w:rFonts w:hint="eastAsia" w:ascii="Arial" w:hAnsi="Arial" w:eastAsia="宋体" w:cs="Times New Roman"/>
          <w:snapToGrid w:val="0"/>
          <w:sz w:val="20"/>
          <w:lang w:val="en-US" w:eastAsia="zh-CN" w:bidi="ar-SA"/>
        </w:rPr>
        <w:t>数据存储</w:t>
      </w:r>
      <w:bookmarkEnd w:id="40"/>
      <w:bookmarkEnd w:id="41"/>
    </w:p>
    <w:p w14:paraId="0AECDE4D">
      <w:pPr>
        <w:numPr>
          <w:ilvl w:val="0"/>
          <w:numId w:val="0"/>
        </w:numPr>
        <w:jc w:val="center"/>
        <w:rPr>
          <w:rFonts w:hint="default"/>
          <w:lang w:val="en-US" w:eastAsia="zh-CN"/>
        </w:rPr>
      </w:pPr>
      <w:r>
        <w:rPr>
          <w:rFonts w:hint="default"/>
          <w:lang w:val="en-US" w:eastAsia="zh-CN"/>
        </w:rPr>
        <w:drawing>
          <wp:inline distT="0" distB="0" distL="114300" distR="114300">
            <wp:extent cx="1930400" cy="3756025"/>
            <wp:effectExtent l="0" t="0" r="0" b="3175"/>
            <wp:docPr id="30" name="图片 30" descr="1a251429e0884bb4e7bbda0eb3d0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a251429e0884bb4e7bbda0eb3d0d99"/>
                    <pic:cNvPicPr>
                      <a:picLocks noChangeAspect="1"/>
                    </pic:cNvPicPr>
                  </pic:nvPicPr>
                  <pic:blipFill>
                    <a:blip r:embed="rId12"/>
                    <a:stretch>
                      <a:fillRect/>
                    </a:stretch>
                  </pic:blipFill>
                  <pic:spPr>
                    <a:xfrm>
                      <a:off x="0" y="0"/>
                      <a:ext cx="1930400" cy="3756025"/>
                    </a:xfrm>
                    <a:prstGeom prst="rect">
                      <a:avLst/>
                    </a:prstGeom>
                  </pic:spPr>
                </pic:pic>
              </a:graphicData>
            </a:graphic>
          </wp:inline>
        </w:drawing>
      </w:r>
    </w:p>
    <w:p w14:paraId="22945ADC">
      <w:pPr>
        <w:ind w:firstLine="400"/>
        <w:rPr>
          <w:rFonts w:hint="eastAsia"/>
          <w:lang w:val="en-US" w:eastAsia="zh-CN"/>
        </w:rPr>
      </w:pPr>
      <w:r>
        <w:rPr>
          <w:rFonts w:hint="eastAsia"/>
          <w:lang w:val="en-US" w:eastAsia="zh-CN"/>
        </w:rPr>
        <w:t>平台操作人员登录进入数据管理平台，对已有数据进行选择筛选后读取待存储数据，点击存储按钮，然后检查所存储的数据是否正确，进行保存，退出。</w:t>
      </w:r>
    </w:p>
    <w:p w14:paraId="1917EC49">
      <w:pPr>
        <w:pStyle w:val="4"/>
        <w:numPr>
          <w:ilvl w:val="1"/>
          <w:numId w:val="0"/>
        </w:numPr>
        <w:ind w:left="0" w:leftChars="0" w:firstLine="0" w:firstLineChars="0"/>
        <w:outlineLvl w:val="2"/>
        <w:rPr>
          <w:rFonts w:hint="eastAsia" w:ascii="Arial" w:hAnsi="Arial" w:eastAsia="宋体" w:cs="Times New Roman"/>
          <w:snapToGrid w:val="0"/>
          <w:sz w:val="20"/>
          <w:lang w:val="en-US" w:eastAsia="zh-CN" w:bidi="ar-SA"/>
        </w:rPr>
      </w:pPr>
      <w:bookmarkStart w:id="42" w:name="_Toc375676481"/>
      <w:bookmarkStart w:id="43" w:name="_Toc20264"/>
      <w:r>
        <w:rPr>
          <w:rFonts w:hint="eastAsia" w:cs="Times New Roman"/>
          <w:snapToGrid w:val="0"/>
          <w:sz w:val="20"/>
          <w:lang w:val="en-US" w:eastAsia="zh-CN" w:bidi="ar-SA"/>
        </w:rPr>
        <w:t>4.</w:t>
      </w:r>
      <w:r>
        <w:rPr>
          <w:rFonts w:hint="eastAsia" w:ascii="Arial" w:hAnsi="Arial" w:eastAsia="宋体" w:cs="Times New Roman"/>
          <w:snapToGrid w:val="0"/>
          <w:sz w:val="20"/>
          <w:lang w:val="en-US" w:eastAsia="zh-CN" w:bidi="ar-SA"/>
        </w:rPr>
        <w:t>数据查询统计服务</w:t>
      </w:r>
      <w:bookmarkEnd w:id="42"/>
      <w:bookmarkEnd w:id="43"/>
    </w:p>
    <w:p w14:paraId="321D4D7E">
      <w:pPr>
        <w:numPr>
          <w:ilvl w:val="0"/>
          <w:numId w:val="0"/>
        </w:numPr>
        <w:jc w:val="center"/>
        <w:rPr>
          <w:rFonts w:hint="default"/>
          <w:lang w:val="en-US" w:eastAsia="zh-CN"/>
        </w:rPr>
      </w:pPr>
      <w:r>
        <w:rPr>
          <w:rFonts w:hint="default" w:asciiTheme="minorHAnsi" w:hAnsiTheme="minorHAnsi" w:eastAsiaTheme="minorEastAsia" w:cstheme="minorBidi"/>
          <w:kern w:val="2"/>
          <w:sz w:val="21"/>
          <w:szCs w:val="24"/>
          <w:lang w:val="en-US" w:eastAsia="zh-CN" w:bidi="ar-SA"/>
        </w:rPr>
        <w:t>.</w:t>
      </w:r>
      <w:r>
        <w:drawing>
          <wp:inline distT="0" distB="0" distL="114300" distR="114300">
            <wp:extent cx="2387600" cy="3905250"/>
            <wp:effectExtent l="0" t="0" r="0" b="635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3"/>
                    <a:stretch>
                      <a:fillRect/>
                    </a:stretch>
                  </pic:blipFill>
                  <pic:spPr>
                    <a:xfrm>
                      <a:off x="0" y="0"/>
                      <a:ext cx="2387600" cy="3905250"/>
                    </a:xfrm>
                    <a:prstGeom prst="rect">
                      <a:avLst/>
                    </a:prstGeom>
                    <a:noFill/>
                    <a:ln>
                      <a:noFill/>
                    </a:ln>
                  </pic:spPr>
                </pic:pic>
              </a:graphicData>
            </a:graphic>
          </wp:inline>
        </w:drawing>
      </w:r>
    </w:p>
    <w:p w14:paraId="41D0CB8D">
      <w:pPr>
        <w:ind w:firstLine="400"/>
        <w:rPr>
          <w:rFonts w:hint="eastAsia"/>
          <w:lang w:val="en-US" w:eastAsia="zh-CN"/>
        </w:rPr>
      </w:pPr>
      <w:r>
        <w:rPr>
          <w:rFonts w:hint="eastAsia"/>
          <w:lang w:val="en-US" w:eastAsia="zh-CN"/>
        </w:rPr>
        <w:t>平台操作人员登录进入数据管理平台，进入搜索菜单，输入所需数据的特征，点击查询钮，获得所需数据结果，然后对所得数据进行统计分析，退出。</w:t>
      </w:r>
    </w:p>
    <w:p w14:paraId="1B77F527">
      <w:pPr>
        <w:pStyle w:val="2"/>
        <w:numPr>
          <w:ilvl w:val="0"/>
          <w:numId w:val="0"/>
        </w:numPr>
        <w:bidi w:val="0"/>
        <w:ind w:left="0" w:leftChars="0" w:firstLine="0" w:firstLineChars="0"/>
        <w:outlineLvl w:val="2"/>
        <w:rPr>
          <w:rFonts w:hint="eastAsia"/>
          <w:sz w:val="20"/>
          <w:szCs w:val="20"/>
          <w:highlight w:val="none"/>
          <w:lang w:val="en-US" w:eastAsia="zh"/>
          <w:woUserID w:val="3"/>
        </w:rPr>
      </w:pPr>
      <w:bookmarkStart w:id="44" w:name="_Toc372178097"/>
      <w:r>
        <w:rPr>
          <w:rFonts w:hint="eastAsia"/>
          <w:sz w:val="20"/>
          <w:szCs w:val="20"/>
          <w:highlight w:val="none"/>
          <w:lang w:val="en-US" w:eastAsia="zh"/>
          <w:woUserID w:val="3"/>
        </w:rPr>
        <w:t>5.数据导入功能</w:t>
      </w:r>
      <w:bookmarkEnd w:id="44"/>
    </w:p>
    <w:p w14:paraId="7981D0DB">
      <w:pPr>
        <w:pStyle w:val="2"/>
        <w:numPr>
          <w:ilvl w:val="0"/>
          <w:numId w:val="0"/>
        </w:numPr>
        <w:tabs>
          <w:tab w:val="clear" w:pos="0"/>
        </w:tabs>
        <w:bidi w:val="0"/>
        <w:ind w:left="0" w:leftChars="0" w:firstLine="0" w:firstLineChars="0"/>
        <w:jc w:val="center"/>
        <w:outlineLvl w:val="9"/>
        <w:rPr>
          <w:rFonts w:hint="eastAsia"/>
          <w:highlight w:val="none"/>
          <w:lang w:val="en-US" w:eastAsia="zh"/>
          <w:woUserID w:val="3"/>
        </w:rPr>
      </w:pPr>
      <w:r>
        <w:rPr>
          <w:rFonts w:hint="eastAsia"/>
          <w:highlight w:val="none"/>
          <w:lang w:val="en-US" w:eastAsia="zh"/>
          <w:woUserID w:val="3"/>
        </w:rPr>
        <w:t xml:space="preserve">     </w:t>
      </w:r>
      <w:r>
        <w:rPr>
          <w:rFonts w:hint="eastAsia"/>
          <w:highlight w:val="none"/>
          <w:lang w:val="en-US" w:eastAsia="zh"/>
          <w:woUserID w:val="3"/>
        </w:rPr>
        <w:drawing>
          <wp:inline distT="0" distB="0" distL="114300" distR="114300">
            <wp:extent cx="2218690" cy="4648200"/>
            <wp:effectExtent l="0" t="0" r="1016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4"/>
                    <a:stretch>
                      <a:fillRect/>
                    </a:stretch>
                  </pic:blipFill>
                  <pic:spPr>
                    <a:xfrm>
                      <a:off x="0" y="0"/>
                      <a:ext cx="2218690" cy="4648200"/>
                    </a:xfrm>
                    <a:prstGeom prst="rect">
                      <a:avLst/>
                    </a:prstGeom>
                  </pic:spPr>
                </pic:pic>
              </a:graphicData>
            </a:graphic>
          </wp:inline>
        </w:drawing>
      </w:r>
    </w:p>
    <w:p w14:paraId="5C3FCF48">
      <w:pPr>
        <w:pStyle w:val="3"/>
        <w:ind w:left="0" w:leftChars="0" w:firstLine="0" w:firstLineChars="0"/>
        <w:rPr>
          <w:rFonts w:hint="eastAsia"/>
          <w:highlight w:val="none"/>
          <w:lang w:val="en-US" w:eastAsia="zh"/>
          <w:woUserID w:val="2"/>
        </w:rPr>
      </w:pPr>
      <w:r>
        <w:rPr>
          <w:rFonts w:hint="eastAsia"/>
          <w:highlight w:val="none"/>
          <w:lang w:val="en-US" w:eastAsia="zh"/>
          <w:woUserID w:val="3"/>
        </w:rPr>
        <w:t xml:space="preserve">  平台操作人员登录进入数据管理系统，对已有数据进行选取和读取，将数据导入数据库或数据上传至HDFS或数据加载至Hive表</w:t>
      </w:r>
      <w:r>
        <w:rPr>
          <w:rFonts w:hint="eastAsia"/>
          <w:highlight w:val="none"/>
          <w:lang w:val="en-US" w:eastAsia="zh"/>
          <w:woUserID w:val="2"/>
        </w:rPr>
        <w:t>。</w:t>
      </w:r>
    </w:p>
    <w:p w14:paraId="58F1BFFC">
      <w:pPr>
        <w:numPr>
          <w:ilvl w:val="0"/>
          <w:numId w:val="4"/>
        </w:numPr>
        <w:rPr>
          <w:rFonts w:hint="eastAsia"/>
          <w:b/>
          <w:bCs/>
          <w:highlight w:val="none"/>
          <w:lang w:val="en-US" w:eastAsia="zh"/>
          <w:woUserID w:val="3"/>
        </w:rPr>
      </w:pPr>
      <w:r>
        <w:rPr>
          <w:rFonts w:hint="eastAsia"/>
          <w:b/>
          <w:bCs/>
          <w:highlight w:val="none"/>
          <w:lang w:val="en-US" w:eastAsia="zh"/>
          <w:woUserID w:val="3"/>
        </w:rPr>
        <w:t>数据清理日志导出</w:t>
      </w:r>
    </w:p>
    <w:p w14:paraId="09B24B60">
      <w:pPr>
        <w:numPr>
          <w:ilvl w:val="0"/>
          <w:numId w:val="0"/>
        </w:numPr>
        <w:rPr>
          <w:rFonts w:hint="eastAsia"/>
          <w:b/>
          <w:bCs/>
          <w:highlight w:val="none"/>
          <w:lang w:val="en-US" w:eastAsia="zh"/>
          <w:woUserID w:val="3"/>
        </w:rPr>
      </w:pPr>
      <w:r>
        <w:rPr>
          <w:rFonts w:hint="eastAsia"/>
          <w:b/>
          <w:bCs/>
          <w:highlight w:val="none"/>
          <w:lang w:val="en-US" w:eastAsia="zh"/>
          <w:woUserID w:val="3"/>
        </w:rPr>
        <w:t xml:space="preserve">       </w:t>
      </w:r>
      <w:r>
        <w:rPr>
          <w:rFonts w:hint="eastAsia"/>
          <w:b/>
          <w:bCs/>
          <w:highlight w:val="none"/>
          <w:lang w:val="en-US" w:eastAsia="zh"/>
          <w:woUserID w:val="3"/>
        </w:rPr>
        <w:drawing>
          <wp:inline distT="0" distB="0" distL="114300" distR="114300">
            <wp:extent cx="3100070" cy="3800475"/>
            <wp:effectExtent l="0" t="0" r="508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5"/>
                    <a:stretch>
                      <a:fillRect/>
                    </a:stretch>
                  </pic:blipFill>
                  <pic:spPr>
                    <a:xfrm>
                      <a:off x="0" y="0"/>
                      <a:ext cx="3100070" cy="3800475"/>
                    </a:xfrm>
                    <a:prstGeom prst="rect">
                      <a:avLst/>
                    </a:prstGeom>
                  </pic:spPr>
                </pic:pic>
              </a:graphicData>
            </a:graphic>
          </wp:inline>
        </w:drawing>
      </w:r>
    </w:p>
    <w:p w14:paraId="5ED10A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00" w:firstLineChars="200"/>
        <w:jc w:val="left"/>
        <w:rPr>
          <w:color w:val="000000"/>
          <w:sz w:val="20"/>
          <w:szCs w:val="20"/>
          <w:woUserID w:val="3"/>
        </w:rPr>
      </w:pPr>
      <w:r>
        <w:rPr>
          <w:rFonts w:ascii="宋体" w:hAnsi="宋体" w:eastAsia="宋体" w:cs="宋体"/>
          <w:snapToGrid w:val="0"/>
          <w:color w:val="000000"/>
          <w:kern w:val="0"/>
          <w:sz w:val="20"/>
          <w:szCs w:val="20"/>
          <w:lang w:val="en-US" w:eastAsia="zh-CN" w:bidi="ar"/>
          <w:woUserID w:val="3"/>
        </w:rPr>
        <w:t>管理员登录数据管理系统后，进入 “数据清洗与标准化” 模块，系统初始化清洗任务日志，读取原始数据并同步记录日志，执行各清洗步骤时逐一生成处理日志；判断清洗是否达标并记录结果，不达标则调整规则并记录重试，达标则存储数据并记录存储日志，最终生成任务汇总日志并开放页面查看，流程结束。</w:t>
      </w:r>
    </w:p>
    <w:p w14:paraId="241B7C9C">
      <w:pPr>
        <w:numPr>
          <w:ilvl w:val="0"/>
          <w:numId w:val="0"/>
        </w:numPr>
        <w:rPr>
          <w:rFonts w:hint="eastAsia"/>
          <w:b/>
          <w:bCs/>
          <w:highlight w:val="yellow"/>
          <w:lang w:val="en-US" w:eastAsia="zh"/>
          <w:woUserID w:val="3"/>
        </w:rPr>
      </w:pPr>
    </w:p>
    <w:p w14:paraId="0AD9D331">
      <w:pPr>
        <w:pStyle w:val="3"/>
        <w:ind w:left="0" w:leftChars="0" w:firstLine="420" w:firstLineChars="0"/>
        <w:rPr>
          <w:rFonts w:hint="eastAsia"/>
          <w:lang w:val="en-US" w:eastAsia="zh-CN"/>
        </w:rPr>
      </w:pPr>
      <w:r>
        <w:rPr>
          <w:rFonts w:hint="eastAsia"/>
          <w:lang w:val="en-US" w:eastAsia="zh"/>
          <w:woUserID w:val="1"/>
        </w:rPr>
        <w:t>整个数据管理系统的</w:t>
      </w:r>
      <w:r>
        <w:rPr>
          <w:rFonts w:hint="eastAsia"/>
          <w:lang w:val="en-US" w:eastAsia="zh-CN"/>
        </w:rPr>
        <w:t>用例图如下：</w:t>
      </w:r>
    </w:p>
    <w:p w14:paraId="72FEC287">
      <w:pPr>
        <w:rPr>
          <w:rFonts w:hint="default"/>
          <w:lang w:val="en-US" w:eastAsia="zh-CN"/>
        </w:rPr>
      </w:pPr>
    </w:p>
    <w:p w14:paraId="0E831986">
      <w:pPr>
        <w:jc w:val="center"/>
        <w:rPr>
          <w:rFonts w:hint="eastAsia" w:eastAsia="宋体"/>
          <w:lang w:eastAsia="zh-CN"/>
        </w:rPr>
      </w:pPr>
      <w:r>
        <w:rPr>
          <w:rFonts w:hint="eastAsia" w:eastAsia="宋体"/>
          <w:lang w:eastAsia="zh-CN"/>
        </w:rPr>
        <w:drawing>
          <wp:inline distT="0" distB="0" distL="114300" distR="114300">
            <wp:extent cx="5272405" cy="3780155"/>
            <wp:effectExtent l="0" t="0" r="10795" b="4445"/>
            <wp:docPr id="32" name="图片 32" descr="88db9643a30e050963b575799e7a8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8db9643a30e050963b575799e7a805b"/>
                    <pic:cNvPicPr>
                      <a:picLocks noChangeAspect="1"/>
                    </pic:cNvPicPr>
                  </pic:nvPicPr>
                  <pic:blipFill>
                    <a:blip r:embed="rId16"/>
                    <a:stretch>
                      <a:fillRect/>
                    </a:stretch>
                  </pic:blipFill>
                  <pic:spPr>
                    <a:xfrm>
                      <a:off x="0" y="0"/>
                      <a:ext cx="5272405" cy="3780155"/>
                    </a:xfrm>
                    <a:prstGeom prst="rect">
                      <a:avLst/>
                    </a:prstGeom>
                  </pic:spPr>
                </pic:pic>
              </a:graphicData>
            </a:graphic>
          </wp:inline>
        </w:drawing>
      </w:r>
    </w:p>
    <w:p w14:paraId="72B34B42">
      <w:pPr>
        <w:pStyle w:val="3"/>
        <w:ind w:left="0" w:leftChars="0" w:firstLine="0" w:firstLineChars="0"/>
        <w:rPr>
          <w:rFonts w:hint="eastAsia"/>
          <w:lang w:val="en-US" w:eastAsia="zh-CN"/>
        </w:rPr>
      </w:pPr>
      <w:r>
        <w:rPr>
          <w:rFonts w:hint="eastAsia"/>
          <w:lang w:val="en-US" w:eastAsia="zh-CN"/>
        </w:rPr>
        <w:t>用例描述：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4C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8E931E1">
            <w:pPr>
              <w:keepNext w:val="0"/>
              <w:keepLines w:val="0"/>
              <w:suppressLineNumbers w:val="0"/>
              <w:autoSpaceDE w:val="0"/>
              <w:autoSpaceDN w:val="0"/>
              <w:adjustRightInd w:val="0"/>
              <w:spacing w:before="0" w:beforeAutospacing="0" w:after="0" w:afterAutospacing="0"/>
              <w:ind w:left="0" w:right="0"/>
              <w:rPr>
                <w:rFonts w:hint="default" w:ascii="宋体" w:eastAsia="宋体"/>
                <w:sz w:val="20"/>
                <w:szCs w:val="21"/>
                <w:lang w:val="en-US" w:eastAsia="zh-CN"/>
              </w:rPr>
            </w:pPr>
            <w:r>
              <w:rPr>
                <w:rFonts w:hint="eastAsia" w:ascii="宋体"/>
                <w:sz w:val="20"/>
                <w:szCs w:val="21"/>
              </w:rPr>
              <w:t xml:space="preserve">用例名称： </w:t>
            </w:r>
            <w:r>
              <w:rPr>
                <w:rFonts w:hint="eastAsia" w:ascii="宋体"/>
                <w:sz w:val="20"/>
                <w:szCs w:val="21"/>
                <w:lang w:val="en-US" w:eastAsia="zh-CN"/>
              </w:rPr>
              <w:t>用户登录</w:t>
            </w:r>
          </w:p>
        </w:tc>
      </w:tr>
      <w:tr w14:paraId="2859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BF7259">
            <w:pPr>
              <w:keepNext w:val="0"/>
              <w:keepLines w:val="0"/>
              <w:suppressLineNumbers w:val="0"/>
              <w:autoSpaceDE w:val="0"/>
              <w:autoSpaceDN w:val="0"/>
              <w:adjustRightInd w:val="0"/>
              <w:spacing w:before="0" w:beforeAutospacing="0" w:after="0" w:afterAutospacing="0"/>
              <w:ind w:left="0" w:right="0"/>
              <w:rPr>
                <w:rFonts w:hint="default" w:ascii="宋体"/>
                <w:sz w:val="20"/>
                <w:szCs w:val="21"/>
              </w:rPr>
            </w:pPr>
            <w:r>
              <w:rPr>
                <w:rFonts w:hint="eastAsia" w:ascii="宋体"/>
                <w:sz w:val="20"/>
                <w:szCs w:val="21"/>
              </w:rPr>
              <w:t>功能描述：</w:t>
            </w:r>
            <w:r>
              <w:rPr>
                <w:rFonts w:hint="eastAsia"/>
                <w:sz w:val="20"/>
                <w:szCs w:val="20"/>
                <w:vertAlign w:val="baseline"/>
              </w:rPr>
              <w:t>用于用户登录身份认证。用户包括:实验室管理员、资源管理员、教师、学生、审核员、编辑员。</w:t>
            </w:r>
          </w:p>
        </w:tc>
      </w:tr>
      <w:tr w14:paraId="4710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170935">
            <w:pPr>
              <w:keepNext w:val="0"/>
              <w:keepLines w:val="0"/>
              <w:suppressLineNumbers w:val="0"/>
              <w:autoSpaceDE w:val="0"/>
              <w:autoSpaceDN w:val="0"/>
              <w:adjustRightInd w:val="0"/>
              <w:spacing w:before="0" w:beforeAutospacing="0" w:after="0" w:afterAutospacing="0"/>
              <w:ind w:left="0" w:right="0"/>
              <w:rPr>
                <w:rFonts w:hint="eastAsia" w:ascii="宋体"/>
                <w:sz w:val="20"/>
                <w:szCs w:val="21"/>
              </w:rPr>
            </w:pPr>
            <w:r>
              <w:rPr>
                <w:rFonts w:hint="eastAsia" w:ascii="宋体"/>
                <w:sz w:val="20"/>
                <w:szCs w:val="21"/>
              </w:rPr>
              <w:t>前置条件： 普通操作员用户已经系统</w:t>
            </w:r>
            <w:r>
              <w:rPr>
                <w:rFonts w:hint="eastAsia" w:ascii="宋体"/>
                <w:sz w:val="20"/>
                <w:szCs w:val="21"/>
                <w:lang w:val="en-US" w:eastAsia="zh-CN"/>
              </w:rPr>
              <w:t>首页</w:t>
            </w:r>
            <w:r>
              <w:rPr>
                <w:rFonts w:hint="eastAsia" w:ascii="宋体"/>
                <w:sz w:val="20"/>
                <w:szCs w:val="21"/>
              </w:rPr>
              <w:t>。</w:t>
            </w:r>
          </w:p>
        </w:tc>
      </w:tr>
      <w:tr w14:paraId="3289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F34185C">
            <w:pPr>
              <w:keepNext w:val="0"/>
              <w:keepLines w:val="0"/>
              <w:suppressLineNumbers w:val="0"/>
              <w:autoSpaceDE w:val="0"/>
              <w:autoSpaceDN w:val="0"/>
              <w:adjustRightInd w:val="0"/>
              <w:spacing w:before="0" w:beforeAutospacing="0" w:after="0" w:afterAutospacing="0"/>
              <w:ind w:left="0" w:right="0"/>
              <w:rPr>
                <w:rFonts w:hint="eastAsia" w:ascii="宋体"/>
                <w:sz w:val="20"/>
                <w:szCs w:val="21"/>
                <w:lang w:val="en-US" w:eastAsia="zh-CN"/>
              </w:rPr>
            </w:pPr>
            <w:r>
              <w:rPr>
                <w:rFonts w:hint="eastAsia" w:ascii="宋体"/>
                <w:sz w:val="20"/>
                <w:szCs w:val="21"/>
                <w:lang w:val="en-US" w:eastAsia="zh-CN"/>
              </w:rPr>
              <w:t>事件流：</w:t>
            </w:r>
          </w:p>
          <w:p w14:paraId="64F4EB44">
            <w:pPr>
              <w:keepNext w:val="0"/>
              <w:keepLines w:val="0"/>
              <w:suppressLineNumbers w:val="0"/>
              <w:spacing w:before="0" w:beforeAutospacing="0" w:after="0" w:afterAutospacing="0"/>
              <w:ind w:left="0" w:right="0"/>
              <w:rPr>
                <w:rFonts w:hint="eastAsia"/>
                <w:sz w:val="20"/>
                <w:szCs w:val="20"/>
                <w:vertAlign w:val="baseline"/>
              </w:rPr>
            </w:pPr>
            <w:r>
              <w:rPr>
                <w:rFonts w:hint="eastAsia"/>
                <w:sz w:val="20"/>
                <w:szCs w:val="20"/>
                <w:vertAlign w:val="baseline"/>
              </w:rPr>
              <w:t xml:space="preserve"> </w:t>
            </w:r>
            <w:r>
              <w:rPr>
                <w:rFonts w:hint="eastAsia"/>
                <w:sz w:val="20"/>
                <w:szCs w:val="20"/>
                <w:vertAlign w:val="baseline"/>
                <w:lang w:val="en-US" w:eastAsia="zh-CN"/>
              </w:rPr>
              <w:t xml:space="preserve">  </w:t>
            </w:r>
            <w:r>
              <w:rPr>
                <w:rFonts w:hint="eastAsia"/>
                <w:sz w:val="20"/>
                <w:szCs w:val="20"/>
                <w:vertAlign w:val="baseline"/>
              </w:rPr>
              <w:t>2</w:t>
            </w:r>
            <w:r>
              <w:rPr>
                <w:rFonts w:hint="eastAsia"/>
                <w:sz w:val="20"/>
                <w:szCs w:val="20"/>
                <w:vertAlign w:val="baseline"/>
                <w:lang w:val="en-US" w:eastAsia="zh-CN"/>
              </w:rPr>
              <w:t>.1</w:t>
            </w:r>
            <w:r>
              <w:rPr>
                <w:rFonts w:hint="eastAsia"/>
                <w:sz w:val="20"/>
                <w:szCs w:val="20"/>
                <w:vertAlign w:val="baseline"/>
              </w:rPr>
              <w:t xml:space="preserve"> 事件流  </w:t>
            </w:r>
          </w:p>
          <w:p w14:paraId="71304FDC">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1）平台操作人员进入系统首页，选择“数据采集管理”模块。</w:t>
            </w:r>
          </w:p>
          <w:p w14:paraId="7B63D612">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2）系统加载数据采集管理界面。</w:t>
            </w:r>
          </w:p>
          <w:p w14:paraId="7A78757A">
            <w:pPr>
              <w:keepNext w:val="0"/>
              <w:keepLines w:val="0"/>
              <w:suppressLineNumbers w:val="0"/>
              <w:spacing w:before="0" w:beforeAutospacing="0" w:after="0" w:afterAutospacing="0"/>
              <w:ind w:left="0" w:right="0" w:firstLine="600" w:firstLineChars="300"/>
              <w:rPr>
                <w:rFonts w:hint="eastAsia" w:eastAsia="宋体"/>
                <w:sz w:val="20"/>
                <w:szCs w:val="20"/>
                <w:vertAlign w:val="baseline"/>
                <w:lang w:eastAsia="zh"/>
                <w:woUserID w:val="2"/>
              </w:rPr>
            </w:pPr>
            <w:r>
              <w:rPr>
                <w:rFonts w:hint="eastAsia"/>
                <w:sz w:val="20"/>
                <w:szCs w:val="20"/>
                <w:vertAlign w:val="baseline"/>
              </w:rPr>
              <w:t>3）平台操作人员</w:t>
            </w:r>
            <w:r>
              <w:rPr>
                <w:rFonts w:hint="eastAsia"/>
                <w:sz w:val="20"/>
                <w:szCs w:val="20"/>
                <w:vertAlign w:val="baseline"/>
                <w:lang w:eastAsia="zh"/>
                <w:woUserID w:val="2"/>
              </w:rPr>
              <w:t>进行数据采集。</w:t>
            </w:r>
          </w:p>
          <w:p w14:paraId="020EA1D4">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4）系统验证数据源是否可访问。</w:t>
            </w:r>
          </w:p>
          <w:p w14:paraId="3D2D7A43">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5）平台操作人员点击“开始采集”。</w:t>
            </w:r>
          </w:p>
          <w:p w14:paraId="490C7001">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6）系统执行数据采集操作，并获取小说基础信息、热度数据和评论数据。</w:t>
            </w:r>
          </w:p>
          <w:p w14:paraId="57CFD8ED">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7）系统对采集数据进行初步校验。</w:t>
            </w:r>
          </w:p>
          <w:p w14:paraId="1B32BE8B">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8）系统将采集到的数据保存到原始数据库中。</w:t>
            </w:r>
          </w:p>
          <w:p w14:paraId="65B11494">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9）系统提示数据采集完成。</w:t>
            </w:r>
          </w:p>
          <w:p w14:paraId="18F4C95F">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10）结束用例。</w:t>
            </w:r>
          </w:p>
          <w:p w14:paraId="045451F5">
            <w:pPr>
              <w:keepNext w:val="0"/>
              <w:keepLines w:val="0"/>
              <w:suppressLineNumbers w:val="0"/>
              <w:spacing w:before="0" w:beforeAutospacing="0" w:after="0" w:afterAutospacing="0"/>
              <w:ind w:left="0" w:right="0" w:firstLine="600" w:firstLineChars="300"/>
              <w:rPr>
                <w:rFonts w:hint="eastAsia"/>
                <w:sz w:val="20"/>
                <w:szCs w:val="20"/>
                <w:vertAlign w:val="baseline"/>
              </w:rPr>
            </w:pPr>
          </w:p>
          <w:p w14:paraId="31ED3F8D">
            <w:pPr>
              <w:keepNext w:val="0"/>
              <w:keepLines w:val="0"/>
              <w:suppressLineNumbers w:val="0"/>
              <w:spacing w:before="0" w:beforeAutospacing="0" w:after="0" w:afterAutospacing="0"/>
              <w:ind w:left="0" w:right="0"/>
              <w:rPr>
                <w:rFonts w:hint="eastAsia"/>
                <w:sz w:val="20"/>
                <w:szCs w:val="20"/>
                <w:vertAlign w:val="baseline"/>
              </w:rPr>
            </w:pPr>
            <w:r>
              <w:rPr>
                <w:rFonts w:hint="eastAsia"/>
                <w:sz w:val="20"/>
                <w:szCs w:val="20"/>
                <w:vertAlign w:val="baseline"/>
              </w:rPr>
              <w:t xml:space="preserve">   2.2 备选子流</w:t>
            </w:r>
          </w:p>
          <w:p w14:paraId="2BBC7D03">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2.2.1 数据源不可访问</w:t>
            </w:r>
          </w:p>
          <w:p w14:paraId="51EC7621">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1）在步骤4中，如果系统检测到数据源不可访问。</w:t>
            </w:r>
          </w:p>
          <w:p w14:paraId="38AB534A">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2）系统提示“数据源连接失败”。</w:t>
            </w:r>
          </w:p>
          <w:p w14:paraId="0E03A18B">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3）平台操作人员重新选择采集方式或重新执行采集操作。</w:t>
            </w:r>
          </w:p>
          <w:p w14:paraId="2FA15016">
            <w:pPr>
              <w:keepNext w:val="0"/>
              <w:keepLines w:val="0"/>
              <w:suppressLineNumbers w:val="0"/>
              <w:spacing w:before="0" w:beforeAutospacing="0" w:after="0" w:afterAutospacing="0"/>
              <w:ind w:left="0" w:right="0" w:firstLine="600" w:firstLineChars="300"/>
              <w:rPr>
                <w:rFonts w:hint="eastAsia"/>
                <w:sz w:val="20"/>
                <w:szCs w:val="20"/>
                <w:vertAlign w:val="baseline"/>
                <w:lang w:val="en-US" w:eastAsia="zh-CN"/>
              </w:rPr>
            </w:pPr>
            <w:r>
              <w:rPr>
                <w:rFonts w:hint="eastAsia"/>
                <w:sz w:val="20"/>
                <w:szCs w:val="20"/>
                <w:vertAlign w:val="baseline"/>
              </w:rPr>
              <w:t>4）返回步</w:t>
            </w:r>
            <w:r>
              <w:rPr>
                <w:rFonts w:hint="eastAsia"/>
                <w:sz w:val="20"/>
                <w:szCs w:val="20"/>
                <w:vertAlign w:val="baseline"/>
                <w:lang w:val="en-US" w:eastAsia="zh-CN"/>
              </w:rPr>
              <w:t>骤4重新执行。</w:t>
            </w:r>
          </w:p>
          <w:p w14:paraId="11844D14">
            <w:pPr>
              <w:keepNext w:val="0"/>
              <w:keepLines w:val="0"/>
              <w:suppressLineNumbers w:val="0"/>
              <w:spacing w:before="0" w:beforeAutospacing="0" w:after="0" w:afterAutospacing="0"/>
              <w:ind w:left="0" w:right="0" w:firstLine="400" w:firstLineChars="200"/>
              <w:rPr>
                <w:rFonts w:hint="eastAsia"/>
                <w:sz w:val="20"/>
                <w:szCs w:val="20"/>
                <w:vertAlign w:val="baseline"/>
              </w:rPr>
            </w:pPr>
            <w:r>
              <w:rPr>
                <w:rFonts w:hint="eastAsia"/>
                <w:sz w:val="20"/>
                <w:szCs w:val="20"/>
                <w:vertAlign w:val="baseline"/>
              </w:rPr>
              <w:t>3 备选流</w:t>
            </w:r>
          </w:p>
          <w:p w14:paraId="7C2A39D5">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第一备选流</w:t>
            </w:r>
          </w:p>
          <w:p w14:paraId="150F1CE1">
            <w:pPr>
              <w:keepNext w:val="0"/>
              <w:keepLines w:val="0"/>
              <w:suppressLineNumbers w:val="0"/>
              <w:spacing w:before="0" w:beforeAutospacing="0" w:after="0" w:afterAutospacing="0"/>
              <w:ind w:left="0" w:right="0" w:firstLine="400" w:firstLineChars="200"/>
              <w:rPr>
                <w:rFonts w:hint="eastAsia"/>
                <w:sz w:val="20"/>
                <w:szCs w:val="20"/>
                <w:vertAlign w:val="baseline"/>
              </w:rPr>
            </w:pPr>
            <w:r>
              <w:rPr>
                <w:rFonts w:hint="eastAsia"/>
                <w:sz w:val="20"/>
                <w:szCs w:val="20"/>
                <w:vertAlign w:val="baseline"/>
              </w:rPr>
              <w:t>在步骤7中，如果系统检测到数据校验失败，则提示“采集数据异常”，平台操作人员可以重新执行采集操作。</w:t>
            </w:r>
          </w:p>
          <w:p w14:paraId="78245C9D">
            <w:pPr>
              <w:keepNext w:val="0"/>
              <w:keepLines w:val="0"/>
              <w:suppressLineNumbers w:val="0"/>
              <w:spacing w:before="0" w:beforeAutospacing="0" w:after="0" w:afterAutospacing="0"/>
              <w:ind w:left="0" w:right="0"/>
              <w:rPr>
                <w:rFonts w:hint="eastAsia"/>
                <w:sz w:val="20"/>
                <w:szCs w:val="20"/>
                <w:vertAlign w:val="baseline"/>
              </w:rPr>
            </w:pPr>
            <w:r>
              <w:rPr>
                <w:rFonts w:hint="eastAsia"/>
                <w:sz w:val="20"/>
                <w:szCs w:val="20"/>
                <w:vertAlign w:val="baseline"/>
              </w:rPr>
              <w:t xml:space="preserve">   </w:t>
            </w:r>
          </w:p>
          <w:p w14:paraId="4E4C1096">
            <w:pPr>
              <w:keepNext w:val="0"/>
              <w:keepLines w:val="0"/>
              <w:suppressLineNumbers w:val="0"/>
              <w:spacing w:before="0" w:beforeAutospacing="0" w:after="0" w:afterAutospacing="0"/>
              <w:ind w:left="0" w:right="0"/>
              <w:rPr>
                <w:rFonts w:hint="eastAsia"/>
                <w:sz w:val="20"/>
                <w:szCs w:val="20"/>
                <w:vertAlign w:val="baseline"/>
              </w:rPr>
            </w:pPr>
            <w:r>
              <w:rPr>
                <w:rFonts w:hint="eastAsia"/>
                <w:sz w:val="20"/>
                <w:szCs w:val="20"/>
                <w:vertAlign w:val="baseline"/>
              </w:rPr>
              <w:t xml:space="preserve">   3 备选流</w:t>
            </w:r>
          </w:p>
          <w:p w14:paraId="2D3D5622">
            <w:pPr>
              <w:keepNext w:val="0"/>
              <w:keepLines w:val="0"/>
              <w:suppressLineNumbers w:val="0"/>
              <w:spacing w:before="0" w:beforeAutospacing="0" w:after="0" w:afterAutospacing="0"/>
              <w:ind w:left="0" w:right="0" w:firstLine="400" w:firstLineChars="200"/>
              <w:rPr>
                <w:rFonts w:hint="eastAsia"/>
                <w:sz w:val="20"/>
                <w:szCs w:val="20"/>
                <w:vertAlign w:val="baseline"/>
              </w:rPr>
            </w:pPr>
            <w:r>
              <w:rPr>
                <w:rFonts w:hint="eastAsia"/>
                <w:sz w:val="20"/>
                <w:szCs w:val="20"/>
                <w:vertAlign w:val="baseline"/>
              </w:rPr>
              <w:t>第一备选流</w:t>
            </w:r>
          </w:p>
          <w:p w14:paraId="3CBF35FB">
            <w:pPr>
              <w:keepNext w:val="0"/>
              <w:keepLines w:val="0"/>
              <w:suppressLineNumbers w:val="0"/>
              <w:spacing w:before="0" w:beforeAutospacing="0" w:after="0" w:afterAutospacing="0"/>
              <w:ind w:left="0" w:right="0" w:firstLine="600" w:firstLineChars="300"/>
              <w:rPr>
                <w:rFonts w:hint="eastAsia" w:ascii="宋体"/>
                <w:sz w:val="20"/>
                <w:szCs w:val="21"/>
                <w:lang w:val="en-US" w:eastAsia="zh-CN"/>
              </w:rPr>
            </w:pPr>
            <w:r>
              <w:rPr>
                <w:rFonts w:hint="eastAsia"/>
                <w:sz w:val="20"/>
                <w:szCs w:val="20"/>
                <w:vertAlign w:val="baseline"/>
              </w:rPr>
              <w:t>在步骤7中，如果系统检测到数据校验失败，则提示“采集数据异常”，平台操作人员可以重新执行采集操作。</w:t>
            </w:r>
          </w:p>
        </w:tc>
      </w:tr>
      <w:tr w14:paraId="0E3F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8522" w:type="dxa"/>
            <w:noWrap w:val="0"/>
            <w:vAlign w:val="top"/>
          </w:tcPr>
          <w:p w14:paraId="1CEFBA7C">
            <w:pPr>
              <w:keepNext w:val="0"/>
              <w:keepLines w:val="0"/>
              <w:suppressLineNumbers w:val="0"/>
              <w:autoSpaceDE w:val="0"/>
              <w:autoSpaceDN w:val="0"/>
              <w:adjustRightInd w:val="0"/>
              <w:spacing w:before="0" w:beforeAutospacing="0" w:after="0" w:afterAutospacing="0"/>
              <w:ind w:left="0" w:right="0"/>
              <w:rPr>
                <w:rFonts w:hint="eastAsia" w:ascii="宋体"/>
                <w:sz w:val="20"/>
                <w:szCs w:val="21"/>
              </w:rPr>
            </w:pPr>
            <w:r>
              <w:rPr>
                <w:rFonts w:hint="eastAsia" w:ascii="宋体"/>
                <w:sz w:val="20"/>
                <w:szCs w:val="21"/>
              </w:rPr>
              <w:t>成功保证： 无</w:t>
            </w:r>
          </w:p>
        </w:tc>
      </w:tr>
      <w:tr w14:paraId="0428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8522" w:type="dxa"/>
            <w:noWrap w:val="0"/>
            <w:vAlign w:val="top"/>
          </w:tcPr>
          <w:p w14:paraId="6315490C">
            <w:pPr>
              <w:keepNext w:val="0"/>
              <w:keepLines w:val="0"/>
              <w:suppressLineNumbers w:val="0"/>
              <w:autoSpaceDE w:val="0"/>
              <w:autoSpaceDN w:val="0"/>
              <w:adjustRightInd w:val="0"/>
              <w:spacing w:before="0" w:beforeAutospacing="0" w:after="0" w:afterAutospacing="0"/>
              <w:ind w:left="0" w:right="0"/>
              <w:rPr>
                <w:rFonts w:hint="eastAsia" w:ascii="宋体"/>
                <w:sz w:val="20"/>
                <w:szCs w:val="21"/>
              </w:rPr>
            </w:pPr>
          </w:p>
        </w:tc>
      </w:tr>
    </w:tbl>
    <w:p w14:paraId="214EEC17">
      <w:pPr>
        <w:rPr>
          <w:rFonts w:hint="eastAsia"/>
        </w:rPr>
      </w:pPr>
    </w:p>
    <w:p w14:paraId="108A28E2">
      <w:pPr>
        <w:pStyle w:val="4"/>
        <w:numPr>
          <w:ilvl w:val="1"/>
          <w:numId w:val="5"/>
        </w:numPr>
        <w:rPr>
          <w:lang w:val="zh-CN"/>
        </w:rPr>
      </w:pPr>
      <w:bookmarkStart w:id="45" w:name="_Toc22187"/>
      <w:bookmarkStart w:id="46" w:name="_Toc1001800824"/>
      <w:r>
        <w:rPr>
          <w:rFonts w:hint="eastAsia"/>
          <w:lang w:val="en-US" w:eastAsia="zh-CN"/>
        </w:rPr>
        <w:t>数据分析系统</w:t>
      </w:r>
      <w:bookmarkEnd w:id="45"/>
      <w:bookmarkEnd w:id="46"/>
    </w:p>
    <w:p w14:paraId="5F46644F">
      <w:pPr>
        <w:rPr>
          <w:lang w:val="zh-CN"/>
        </w:rPr>
      </w:pPr>
      <w:r>
        <w:rPr>
          <w:rFonts w:hint="eastAsia"/>
          <w:lang w:val="en-US" w:eastAsia="zh-CN"/>
        </w:rPr>
        <w:t xml:space="preserve">  1.数据分析系统通过读取数据，选择功能分析，进而生成分析数据结果，具体流程如下</w:t>
      </w:r>
    </w:p>
    <w:p w14:paraId="39436911">
      <w:pPr>
        <w:numPr>
          <w:ilvl w:val="0"/>
          <w:numId w:val="0"/>
        </w:numPr>
        <w:rPr>
          <w:rFonts w:hint="default" w:eastAsiaTheme="minorEastAsia"/>
          <w:lang w:val="en-US" w:eastAsia="zh-CN"/>
        </w:rPr>
      </w:pPr>
      <w:r>
        <w:drawing>
          <wp:inline distT="0" distB="0" distL="114300" distR="114300">
            <wp:extent cx="5272405" cy="5396230"/>
            <wp:effectExtent l="0" t="0" r="10795"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7"/>
                    <a:srcRect b="4209"/>
                    <a:stretch>
                      <a:fillRect/>
                    </a:stretch>
                  </pic:blipFill>
                  <pic:spPr>
                    <a:xfrm>
                      <a:off x="0" y="0"/>
                      <a:ext cx="5272405" cy="5396230"/>
                    </a:xfrm>
                    <a:prstGeom prst="rect">
                      <a:avLst/>
                    </a:prstGeom>
                    <a:noFill/>
                    <a:ln>
                      <a:noFill/>
                    </a:ln>
                  </pic:spPr>
                </pic:pic>
              </a:graphicData>
            </a:graphic>
          </wp:inline>
        </w:drawing>
      </w:r>
    </w:p>
    <w:p w14:paraId="2FC062B2">
      <w:pPr>
        <w:widowControl w:val="0"/>
        <w:numPr>
          <w:ilvl w:val="0"/>
          <w:numId w:val="0"/>
        </w:numPr>
        <w:ind w:firstLine="420" w:firstLineChars="0"/>
        <w:jc w:val="both"/>
      </w:pPr>
      <w:r>
        <w:rPr>
          <w:rFonts w:hint="eastAsia"/>
        </w:rPr>
        <w:t>管理员开始操作后，进入数据分析系统，从数据管理系统读取数据，选择分析功能（书籍特征分析、评论情感分析、推荐系统或市场趋势分析），执行对应分析算法，生成分析结果数据，将结果传递给数据可视化系统，展示分析结果后流程结束。</w:t>
      </w:r>
    </w:p>
    <w:p w14:paraId="51DAC678">
      <w:pPr>
        <w:widowControl w:val="0"/>
        <w:numPr>
          <w:ilvl w:val="0"/>
          <w:numId w:val="0"/>
        </w:numPr>
        <w:jc w:val="both"/>
      </w:pPr>
    </w:p>
    <w:p w14:paraId="6F34A1EA">
      <w:pPr>
        <w:widowControl w:val="0"/>
        <w:numPr>
          <w:ilvl w:val="0"/>
          <w:numId w:val="0"/>
        </w:numPr>
        <w:ind w:firstLine="400" w:firstLineChars="200"/>
        <w:jc w:val="both"/>
      </w:pPr>
      <w:r>
        <w:rPr>
          <w:rFonts w:hint="eastAsia"/>
          <w:lang w:val="en-US" w:eastAsia="zh-CN"/>
        </w:rPr>
        <w:t>2.书籍特征分析模块通过读取小说数据，对小说内容进行预处理，提取关键字，分析小说主题得到结果，具体流程如下：</w:t>
      </w:r>
    </w:p>
    <w:p w14:paraId="1D32B4AF">
      <w:pPr>
        <w:widowControl w:val="0"/>
        <w:numPr>
          <w:ilvl w:val="0"/>
          <w:numId w:val="0"/>
        </w:numPr>
        <w:jc w:val="center"/>
      </w:pPr>
      <w:r>
        <w:drawing>
          <wp:inline distT="0" distB="0" distL="114300" distR="114300">
            <wp:extent cx="2390775" cy="6945630"/>
            <wp:effectExtent l="0" t="0" r="0" b="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8"/>
                    <a:srcRect t="2304"/>
                    <a:stretch>
                      <a:fillRect/>
                    </a:stretch>
                  </pic:blipFill>
                  <pic:spPr>
                    <a:xfrm>
                      <a:off x="0" y="0"/>
                      <a:ext cx="2390775" cy="6945630"/>
                    </a:xfrm>
                    <a:prstGeom prst="rect">
                      <a:avLst/>
                    </a:prstGeom>
                    <a:noFill/>
                    <a:ln>
                      <a:noFill/>
                    </a:ln>
                  </pic:spPr>
                </pic:pic>
              </a:graphicData>
            </a:graphic>
          </wp:inline>
        </w:drawing>
      </w:r>
    </w:p>
    <w:p w14:paraId="33F4AC16">
      <w:pPr>
        <w:widowControl w:val="0"/>
        <w:numPr>
          <w:ilvl w:val="0"/>
          <w:numId w:val="0"/>
        </w:numPr>
        <w:ind w:firstLine="420" w:firstLineChars="0"/>
        <w:jc w:val="both"/>
        <w:rPr>
          <w:rFonts w:hint="eastAsia"/>
        </w:rPr>
      </w:pPr>
      <w:r>
        <w:rPr>
          <w:rFonts w:hint="eastAsia"/>
        </w:rPr>
        <w:t>进入书籍特征分析模块后，从数据管理系统读取小说数据（包含小说信息和章节数据），先进行文本预处理（分词、去停用词），接着提取小说关键词，开展小说主题分析，统计小说类别分布，生成书籍特征分析结果，将结果存入分析数据库，再传递至可视化系统，流程结束。</w:t>
      </w:r>
    </w:p>
    <w:p w14:paraId="113AF90E">
      <w:pPr>
        <w:widowControl w:val="0"/>
        <w:numPr>
          <w:ilvl w:val="0"/>
          <w:numId w:val="0"/>
        </w:numPr>
        <w:ind w:firstLine="420" w:firstLineChars="0"/>
        <w:jc w:val="both"/>
        <w:rPr>
          <w:rFonts w:hint="default" w:eastAsia="宋体"/>
          <w:lang w:val="en-US" w:eastAsia="zh-CN"/>
        </w:rPr>
      </w:pPr>
      <w:r>
        <w:rPr>
          <w:rFonts w:hint="eastAsia"/>
          <w:lang w:val="en-US" w:eastAsia="zh-CN"/>
        </w:rPr>
        <w:t>3.评论情感分析模块通过对小说评论文本预处理，执行情感分析算法，分析读者情感，生成情感分析结果，流程如下</w:t>
      </w:r>
    </w:p>
    <w:p w14:paraId="0BCEE8D0">
      <w:pPr>
        <w:widowControl w:val="0"/>
        <w:numPr>
          <w:ilvl w:val="0"/>
          <w:numId w:val="0"/>
        </w:numPr>
        <w:ind w:firstLine="420" w:firstLineChars="0"/>
        <w:jc w:val="both"/>
        <w:rPr>
          <w:rFonts w:hint="eastAsia"/>
        </w:rPr>
      </w:pPr>
    </w:p>
    <w:p w14:paraId="1FD64AC0">
      <w:pPr>
        <w:widowControl w:val="0"/>
        <w:numPr>
          <w:ilvl w:val="0"/>
          <w:numId w:val="0"/>
        </w:numPr>
        <w:jc w:val="center"/>
        <w:rPr>
          <w:rFonts w:hint="default"/>
          <w:lang w:val="en-US" w:eastAsia="zh-CN"/>
        </w:rPr>
      </w:pPr>
      <w:r>
        <w:drawing>
          <wp:inline distT="0" distB="0" distL="114300" distR="114300">
            <wp:extent cx="3775075" cy="7933055"/>
            <wp:effectExtent l="0" t="0" r="0" b="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9"/>
                    <a:srcRect t="1303" b="1202"/>
                    <a:stretch>
                      <a:fillRect/>
                    </a:stretch>
                  </pic:blipFill>
                  <pic:spPr>
                    <a:xfrm>
                      <a:off x="0" y="0"/>
                      <a:ext cx="3775075" cy="7933055"/>
                    </a:xfrm>
                    <a:prstGeom prst="rect">
                      <a:avLst/>
                    </a:prstGeom>
                    <a:noFill/>
                    <a:ln>
                      <a:noFill/>
                    </a:ln>
                  </pic:spPr>
                </pic:pic>
              </a:graphicData>
            </a:graphic>
          </wp:inline>
        </w:drawing>
      </w:r>
    </w:p>
    <w:p w14:paraId="52353335">
      <w:pPr>
        <w:widowControl w:val="0"/>
        <w:numPr>
          <w:ilvl w:val="0"/>
          <w:numId w:val="0"/>
        </w:numPr>
        <w:ind w:firstLine="420" w:firstLineChars="0"/>
        <w:jc w:val="both"/>
        <w:rPr>
          <w:rFonts w:hint="eastAsia" w:eastAsia="宋体"/>
          <w:lang w:val="en-US" w:eastAsia="zh-CN"/>
        </w:rPr>
      </w:pPr>
      <w:r>
        <w:rPr>
          <w:rFonts w:hint="eastAsia" w:eastAsia="宋体"/>
          <w:lang w:val="en-US" w:eastAsia="zh-CN"/>
        </w:rPr>
        <w:t>进入评论情感分析模块后，从数据管理系统读取评论数据，对评论文本进行预处理（分词、去噪），执行情感分析算法，判断评论情感类别（积极、中性、消极），统计小说情感比例，计算小说口碑评分，提取评论热点关键词，生成情感分析结果，存入分析数据库，传递至可视化系统后流程结束。</w:t>
      </w:r>
    </w:p>
    <w:p w14:paraId="75358F38">
      <w:pPr>
        <w:widowControl w:val="0"/>
        <w:numPr>
          <w:ilvl w:val="0"/>
          <w:numId w:val="0"/>
        </w:numPr>
        <w:ind w:firstLine="420" w:firstLineChars="0"/>
        <w:jc w:val="both"/>
        <w:rPr>
          <w:rFonts w:hint="eastAsia" w:eastAsia="宋体"/>
          <w:lang w:val="en-US" w:eastAsia="zh-CN"/>
        </w:rPr>
      </w:pPr>
    </w:p>
    <w:p w14:paraId="5BED4BE6">
      <w:pPr>
        <w:keepNext w:val="0"/>
        <w:keepLines w:val="0"/>
        <w:widowControl/>
        <w:suppressLineNumbers w:val="0"/>
        <w:ind w:firstLine="420" w:firstLineChars="0"/>
        <w:jc w:val="left"/>
        <w:rPr>
          <w:rFonts w:hint="eastAsia"/>
          <w:lang w:val="en-US" w:eastAsia="zh-CN"/>
        </w:rPr>
      </w:pPr>
      <w:r>
        <w:rPr>
          <w:rFonts w:hint="eastAsia" w:ascii="宋体" w:hAnsi="宋体" w:cs="宋体"/>
          <w:kern w:val="0"/>
          <w:sz w:val="21"/>
          <w:szCs w:val="21"/>
          <w:lang w:val="en-US" w:eastAsia="zh-CN" w:bidi="ar"/>
        </w:rPr>
        <w:t>4.推荐系统模块通过读取小说数据，生成热门小说表，然后通过读取读者所读小说类型，从而推荐相似小说，具体流程如下：</w:t>
      </w:r>
      <w:r>
        <w:rPr>
          <w:rFonts w:hint="eastAsia"/>
          <w:lang w:val="en-US" w:eastAsia="zh-CN"/>
        </w:rPr>
        <w:t>.</w:t>
      </w:r>
    </w:p>
    <w:p w14:paraId="69EBAB81">
      <w:pPr>
        <w:widowControl w:val="0"/>
        <w:numPr>
          <w:ilvl w:val="0"/>
          <w:numId w:val="0"/>
        </w:numPr>
        <w:ind w:firstLine="420" w:firstLineChars="0"/>
        <w:jc w:val="both"/>
        <w:rPr>
          <w:rFonts w:hint="eastAsia" w:eastAsia="宋体"/>
          <w:lang w:val="en-US" w:eastAsia="zh-CN"/>
        </w:rPr>
      </w:pPr>
    </w:p>
    <w:p w14:paraId="5C122DB2">
      <w:pPr>
        <w:jc w:val="center"/>
      </w:pPr>
      <w:r>
        <w:drawing>
          <wp:inline distT="0" distB="0" distL="114300" distR="114300">
            <wp:extent cx="3016250" cy="6159500"/>
            <wp:effectExtent l="0" t="0" r="6350"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0"/>
                    <a:stretch>
                      <a:fillRect/>
                    </a:stretch>
                  </pic:blipFill>
                  <pic:spPr>
                    <a:xfrm>
                      <a:off x="0" y="0"/>
                      <a:ext cx="3016250" cy="6159500"/>
                    </a:xfrm>
                    <a:prstGeom prst="rect">
                      <a:avLst/>
                    </a:prstGeom>
                    <a:noFill/>
                    <a:ln>
                      <a:noFill/>
                    </a:ln>
                  </pic:spPr>
                </pic:pic>
              </a:graphicData>
            </a:graphic>
          </wp:inline>
        </w:drawing>
      </w:r>
    </w:p>
    <w:p w14:paraId="0AC75B9A">
      <w:pPr>
        <w:ind w:firstLine="400" w:firstLineChars="200"/>
        <w:rPr>
          <w:rFonts w:hint="eastAsia"/>
          <w:lang w:val="en-US" w:eastAsia="zh-CN"/>
        </w:rPr>
      </w:pPr>
      <w:r>
        <w:rPr>
          <w:rFonts w:hint="eastAsia"/>
          <w:lang w:val="en-US" w:eastAsia="zh-CN"/>
        </w:rPr>
        <w:t>平台人员登录进入平台，进入推荐系统模块，读取近期小说数据，根据数据计算小说热度指数，根据热度指数，生成热门小说推荐列表。通过判断用户当前查看小说类别和小说间的相似度，为用户生成相似小说推荐结果，最后传递至可视化系统，结束。</w:t>
      </w:r>
    </w:p>
    <w:p w14:paraId="41E8E14E">
      <w:pPr>
        <w:ind w:firstLine="400" w:firstLineChars="200"/>
        <w:rPr>
          <w:rFonts w:hint="eastAsia"/>
          <w:lang w:val="en-US" w:eastAsia="zh-CN"/>
        </w:rPr>
      </w:pPr>
    </w:p>
    <w:p w14:paraId="135343B1">
      <w:pPr>
        <w:ind w:firstLine="400" w:firstLineChars="200"/>
        <w:rPr>
          <w:rFonts w:hint="eastAsia"/>
          <w:lang w:val="en-US" w:eastAsia="zh-CN"/>
        </w:rPr>
      </w:pPr>
    </w:p>
    <w:p w14:paraId="35E408CD">
      <w:pPr>
        <w:ind w:firstLine="400" w:firstLineChars="200"/>
        <w:rPr>
          <w:rFonts w:hint="eastAsia"/>
          <w:lang w:val="en-US" w:eastAsia="zh-CN"/>
        </w:rPr>
      </w:pPr>
      <w:r>
        <w:rPr>
          <w:rFonts w:hint="eastAsia"/>
          <w:lang w:val="en-US" w:eastAsia="zh-CN"/>
        </w:rPr>
        <w:t>5.市场趋势分析模块通过读取各时间的小说，分析小说热度变化趋势，产生市场趋势分析结果具体流程如下：</w:t>
      </w:r>
    </w:p>
    <w:p w14:paraId="338C480E">
      <w:pPr>
        <w:rPr>
          <w:rFonts w:hint="eastAsia"/>
          <w:lang w:val="en-US" w:eastAsia="zh-CN"/>
        </w:rPr>
      </w:pPr>
    </w:p>
    <w:p w14:paraId="3BEFB9F0">
      <w:pPr>
        <w:ind w:firstLine="400" w:firstLineChars="200"/>
        <w:jc w:val="center"/>
        <w:rPr>
          <w:rFonts w:hint="default"/>
          <w:lang w:val="en-US" w:eastAsia="zh-CN"/>
        </w:rPr>
      </w:pPr>
      <w:r>
        <w:drawing>
          <wp:inline distT="0" distB="0" distL="114300" distR="114300">
            <wp:extent cx="3054350" cy="6065520"/>
            <wp:effectExtent l="0" t="0" r="6350" b="508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21"/>
                    <a:stretch>
                      <a:fillRect/>
                    </a:stretch>
                  </pic:blipFill>
                  <pic:spPr>
                    <a:xfrm>
                      <a:off x="0" y="0"/>
                      <a:ext cx="3054350" cy="6065520"/>
                    </a:xfrm>
                    <a:prstGeom prst="rect">
                      <a:avLst/>
                    </a:prstGeom>
                    <a:noFill/>
                    <a:ln>
                      <a:noFill/>
                    </a:ln>
                  </pic:spPr>
                </pic:pic>
              </a:graphicData>
            </a:graphic>
          </wp:inline>
        </w:drawing>
      </w:r>
    </w:p>
    <w:p w14:paraId="09E2E816">
      <w:pPr>
        <w:ind w:firstLine="420" w:firstLineChars="200"/>
        <w:rPr>
          <w:rFonts w:hint="eastAsia" w:cstheme="minorBidi"/>
          <w:kern w:val="2"/>
          <w:sz w:val="21"/>
          <w:szCs w:val="24"/>
          <w:lang w:val="en-US" w:eastAsia="zh-CN" w:bidi="ar-SA"/>
        </w:rPr>
      </w:pPr>
      <w:r>
        <w:rPr>
          <w:rFonts w:hint="eastAsia" w:cstheme="minorBidi"/>
          <w:kern w:val="2"/>
          <w:sz w:val="21"/>
          <w:szCs w:val="24"/>
          <w:lang w:val="en-US" w:eastAsia="zh-CN" w:bidi="ar-SA"/>
        </w:rPr>
        <w:t>平台人员登录进入平台，进入市场趋势分析模块，读取历史小说数据，按照时间维度整理各小说的数据，通过这些数据，统计小说类型数量变化，分析小说热度变化趋势，在各个时间段小说最火时期，提取该小说热门关键词，统计热门关键词随时间变化趋势，生成市场趋势分析结果，将数据和结果存入趋势分析数据库，传递至可视化系统，结束。</w:t>
      </w:r>
    </w:p>
    <w:p w14:paraId="01081CD7">
      <w:pPr>
        <w:ind w:firstLine="420" w:firstLineChars="200"/>
        <w:rPr>
          <w:rFonts w:hint="eastAsia" w:cstheme="minorBidi"/>
          <w:kern w:val="2"/>
          <w:sz w:val="21"/>
          <w:szCs w:val="24"/>
          <w:lang w:val="en-US" w:eastAsia="zh-CN" w:bidi="ar-SA"/>
        </w:rPr>
      </w:pPr>
    </w:p>
    <w:p w14:paraId="6C935901">
      <w:pPr>
        <w:ind w:firstLine="420" w:firstLineChars="200"/>
        <w:rPr>
          <w:rFonts w:hint="eastAsia" w:cstheme="minorBidi"/>
          <w:kern w:val="2"/>
          <w:sz w:val="21"/>
          <w:szCs w:val="24"/>
          <w:lang w:val="en-US" w:eastAsia="zh-CN" w:bidi="ar-SA"/>
        </w:rPr>
      </w:pPr>
    </w:p>
    <w:p w14:paraId="5CFA42F9">
      <w:pPr>
        <w:ind w:firstLine="420" w:firstLineChars="200"/>
        <w:rPr>
          <w:rFonts w:hint="eastAsia" w:cstheme="minorBidi"/>
          <w:kern w:val="2"/>
          <w:sz w:val="21"/>
          <w:szCs w:val="24"/>
          <w:lang w:val="en-US" w:eastAsia="zh-CN" w:bidi="ar-SA"/>
        </w:rPr>
      </w:pPr>
    </w:p>
    <w:p w14:paraId="55DC5E2A">
      <w:pPr>
        <w:ind w:firstLine="420" w:firstLineChars="200"/>
        <w:rPr>
          <w:rFonts w:hint="eastAsia" w:cstheme="minorBidi"/>
          <w:kern w:val="2"/>
          <w:sz w:val="21"/>
          <w:szCs w:val="24"/>
          <w:lang w:val="en-US" w:eastAsia="zh-CN" w:bidi="ar-SA"/>
        </w:rPr>
      </w:pPr>
    </w:p>
    <w:p w14:paraId="47B94945">
      <w:pPr>
        <w:rPr>
          <w:rFonts w:hint="eastAsia" w:cstheme="minorBidi"/>
          <w:kern w:val="2"/>
          <w:sz w:val="21"/>
          <w:szCs w:val="24"/>
          <w:lang w:val="en-US" w:eastAsia="zh-CN" w:bidi="ar-SA"/>
        </w:rPr>
      </w:pPr>
    </w:p>
    <w:p w14:paraId="781C277F">
      <w:pPr>
        <w:rPr>
          <w:rFonts w:hint="eastAsia" w:eastAsia="宋体"/>
          <w:lang w:val="en-US" w:eastAsia="zh"/>
          <w:woUserID w:val="1"/>
        </w:rPr>
      </w:pPr>
      <w:r>
        <w:rPr>
          <w:rFonts w:hint="eastAsia"/>
          <w:lang w:val="en-US" w:eastAsia="zh"/>
          <w:woUserID w:val="1"/>
        </w:rPr>
        <w:t>整个</w:t>
      </w:r>
      <w:r>
        <w:rPr>
          <w:rFonts w:hint="eastAsia"/>
          <w:lang w:val="en-US" w:eastAsia="zh-CN"/>
        </w:rPr>
        <w:t>数据分析系统</w:t>
      </w:r>
      <w:r>
        <w:rPr>
          <w:rFonts w:hint="eastAsia"/>
          <w:lang w:val="en-US" w:eastAsia="zh"/>
          <w:woUserID w:val="1"/>
        </w:rPr>
        <w:t>的</w:t>
      </w:r>
      <w:r>
        <w:rPr>
          <w:rFonts w:hint="eastAsia"/>
          <w:lang w:val="en-US" w:eastAsia="zh-CN"/>
        </w:rPr>
        <w:t>用例图如下</w:t>
      </w:r>
      <w:r>
        <w:rPr>
          <w:rFonts w:hint="eastAsia"/>
          <w:lang w:val="en-US" w:eastAsia="zh"/>
          <w:woUserID w:val="1"/>
        </w:rPr>
        <w:t>：</w:t>
      </w:r>
    </w:p>
    <w:p w14:paraId="24A8422D">
      <w:pPr>
        <w:rPr>
          <w:rFonts w:hint="default" w:cstheme="minorBidi"/>
          <w:kern w:val="2"/>
          <w:sz w:val="21"/>
          <w:szCs w:val="24"/>
          <w:lang w:val="en-US" w:eastAsia="zh-CN" w:bidi="ar-SA"/>
        </w:rPr>
      </w:pPr>
      <w:r>
        <w:rPr>
          <w:rFonts w:hint="default"/>
          <w:lang w:val="en-US" w:eastAsia="zh-CN"/>
        </w:rPr>
        <w:drawing>
          <wp:inline distT="0" distB="0" distL="114300" distR="114300">
            <wp:extent cx="5270500" cy="2392680"/>
            <wp:effectExtent l="0" t="0" r="0" b="7620"/>
            <wp:docPr id="43" name="图片 43" descr="3194809345757bae3cbd9edb87a4d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194809345757bae3cbd9edb87a4d4ff"/>
                    <pic:cNvPicPr>
                      <a:picLocks noChangeAspect="1"/>
                    </pic:cNvPicPr>
                  </pic:nvPicPr>
                  <pic:blipFill>
                    <a:blip r:embed="rId22"/>
                    <a:stretch>
                      <a:fillRect/>
                    </a:stretch>
                  </pic:blipFill>
                  <pic:spPr>
                    <a:xfrm>
                      <a:off x="0" y="0"/>
                      <a:ext cx="5270500" cy="2392680"/>
                    </a:xfrm>
                    <a:prstGeom prst="rect">
                      <a:avLst/>
                    </a:prstGeom>
                  </pic:spPr>
                </pic:pic>
              </a:graphicData>
            </a:graphic>
          </wp:inline>
        </w:drawing>
      </w:r>
    </w:p>
    <w:p w14:paraId="5B720FD4">
      <w:pPr>
        <w:pStyle w:val="4"/>
        <w:numPr>
          <w:ilvl w:val="1"/>
          <w:numId w:val="0"/>
        </w:numPr>
        <w:ind w:leftChars="0"/>
        <w:rPr>
          <w:rFonts w:hint="default" w:eastAsia="宋体"/>
          <w:lang w:val="en-US" w:eastAsia="zh-CN"/>
        </w:rPr>
      </w:pPr>
      <w:bookmarkStart w:id="47" w:name="_Toc1819909833"/>
      <w:bookmarkStart w:id="48" w:name="_Toc18749"/>
      <w:r>
        <w:rPr>
          <w:rFonts w:hint="eastAsia"/>
          <w:lang w:val="en-US" w:eastAsia="zh-CN"/>
        </w:rPr>
        <w:t>3.3 数据可视化展示系统</w:t>
      </w:r>
      <w:bookmarkEnd w:id="47"/>
      <w:bookmarkEnd w:id="48"/>
    </w:p>
    <w:p w14:paraId="06764C4C">
      <w:pPr>
        <w:jc w:val="both"/>
        <w:outlineLvl w:val="2"/>
        <w:rPr>
          <w:rFonts w:hint="eastAsia" w:eastAsia="宋体" w:cstheme="minorBidi"/>
          <w:b/>
          <w:bCs/>
          <w:kern w:val="2"/>
          <w:sz w:val="21"/>
          <w:szCs w:val="24"/>
          <w:lang w:val="en-US" w:eastAsia="zh" w:bidi="ar-SA"/>
          <w:woUserID w:val="3"/>
        </w:rPr>
      </w:pPr>
      <w:r>
        <w:rPr>
          <w:rFonts w:hint="eastAsia" w:cstheme="minorBidi"/>
          <w:b/>
          <w:bCs/>
          <w:kern w:val="2"/>
          <w:sz w:val="21"/>
          <w:szCs w:val="24"/>
          <w:lang w:val="en-US" w:eastAsia="zh-CN" w:bidi="ar-SA"/>
        </w:rPr>
        <w:t xml:space="preserve"> </w:t>
      </w:r>
      <w:bookmarkStart w:id="49" w:name="_Toc2112275087"/>
      <w:r>
        <w:rPr>
          <w:rFonts w:hint="eastAsia" w:cstheme="minorBidi"/>
          <w:b/>
          <w:bCs/>
          <w:kern w:val="2"/>
          <w:sz w:val="21"/>
          <w:szCs w:val="24"/>
          <w:lang w:val="en-US" w:eastAsia="zh" w:bidi="ar-SA"/>
          <w:woUserID w:val="3"/>
        </w:rPr>
        <w:t>3.3.</w:t>
      </w:r>
      <w:r>
        <w:rPr>
          <w:rFonts w:hint="eastAsia" w:cstheme="minorBidi"/>
          <w:b/>
          <w:bCs/>
          <w:kern w:val="2"/>
          <w:sz w:val="21"/>
          <w:szCs w:val="24"/>
          <w:lang w:val="en-US" w:eastAsia="zh-CN" w:bidi="ar-SA"/>
        </w:rPr>
        <w:t>1</w:t>
      </w:r>
      <w:r>
        <w:rPr>
          <w:rFonts w:hint="eastAsia" w:cstheme="minorBidi"/>
          <w:b/>
          <w:bCs/>
          <w:kern w:val="2"/>
          <w:sz w:val="21"/>
          <w:szCs w:val="24"/>
          <w:lang w:val="en-US" w:eastAsia="zh" w:bidi="ar-SA"/>
          <w:woUserID w:val="3"/>
        </w:rPr>
        <w:t>.可视化系统分析展示</w:t>
      </w:r>
      <w:bookmarkEnd w:id="49"/>
    </w:p>
    <w:p w14:paraId="1CD8998C">
      <w:pPr>
        <w:ind w:firstLine="420" w:firstLineChars="200"/>
        <w:jc w:val="both"/>
        <w:rPr>
          <w:rFonts w:hint="default" w:cstheme="minorBidi"/>
          <w:kern w:val="2"/>
          <w:sz w:val="21"/>
          <w:szCs w:val="24"/>
          <w:lang w:val="en-US" w:eastAsia="zh-CN" w:bidi="ar-SA"/>
        </w:rPr>
      </w:pPr>
      <w:r>
        <w:rPr>
          <w:rFonts w:hint="eastAsia" w:cstheme="minorBidi"/>
          <w:kern w:val="2"/>
          <w:sz w:val="21"/>
          <w:szCs w:val="24"/>
          <w:lang w:val="en-US" w:eastAsia="zh-CN" w:bidi="ar-SA"/>
        </w:rPr>
        <w:t>数据可视化系统通过读取数据分析结果，获取小说网数据，生成可视化图表，进而分析结果，具体流程如下：</w:t>
      </w:r>
    </w:p>
    <w:p w14:paraId="183F63C6">
      <w:pPr>
        <w:jc w:val="both"/>
        <w:rPr>
          <w:rFonts w:hint="default" w:cstheme="minorBidi"/>
          <w:kern w:val="2"/>
          <w:sz w:val="21"/>
          <w:szCs w:val="24"/>
          <w:lang w:val="en-US" w:eastAsia="zh-CN" w:bidi="ar-SA"/>
        </w:rPr>
      </w:pPr>
    </w:p>
    <w:p w14:paraId="5367A950">
      <w:pPr>
        <w:jc w:val="center"/>
        <w:rPr>
          <w:rFonts w:hint="default" w:cstheme="minorBidi"/>
          <w:kern w:val="2"/>
          <w:sz w:val="21"/>
          <w:szCs w:val="24"/>
          <w:lang w:val="en-US" w:eastAsia="zh-CN" w:bidi="ar-SA"/>
        </w:rPr>
      </w:pPr>
    </w:p>
    <w:p w14:paraId="5C42510B">
      <w:pPr>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721100" cy="4876800"/>
            <wp:effectExtent l="0" t="0" r="0" b="0"/>
            <wp:docPr id="42" name="图片 42" descr="cf728c2cfc0b4f1e6a4f7a5695ba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f728c2cfc0b4f1e6a4f7a5695ba5f1"/>
                    <pic:cNvPicPr>
                      <a:picLocks noChangeAspect="1"/>
                    </pic:cNvPicPr>
                  </pic:nvPicPr>
                  <pic:blipFill>
                    <a:blip r:embed="rId23"/>
                    <a:stretch>
                      <a:fillRect/>
                    </a:stretch>
                  </pic:blipFill>
                  <pic:spPr>
                    <a:xfrm>
                      <a:off x="0" y="0"/>
                      <a:ext cx="3721100" cy="4876800"/>
                    </a:xfrm>
                    <a:prstGeom prst="rect">
                      <a:avLst/>
                    </a:prstGeom>
                  </pic:spPr>
                </pic:pic>
              </a:graphicData>
            </a:graphic>
          </wp:inline>
        </w:drawing>
      </w:r>
    </w:p>
    <w:p w14:paraId="22EF72F5">
      <w:pPr>
        <w:ind w:firstLine="420" w:firstLineChars="200"/>
        <w:rPr>
          <w:rFonts w:hint="eastAsia" w:cstheme="minorBidi"/>
          <w:kern w:val="2"/>
          <w:sz w:val="21"/>
          <w:szCs w:val="24"/>
          <w:lang w:val="en-US" w:eastAsia="zh-CN" w:bidi="ar-SA"/>
        </w:rPr>
      </w:pPr>
      <w:r>
        <w:rPr>
          <w:rFonts w:hint="eastAsia" w:cstheme="minorBidi"/>
          <w:kern w:val="2"/>
          <w:sz w:val="21"/>
          <w:szCs w:val="24"/>
          <w:lang w:val="en-US" w:eastAsia="zh-CN" w:bidi="ar-SA"/>
        </w:rPr>
        <w:t>平台人员通过登录进入数据可视化系统，读取数据分析结果，选择为展示类型，共五种分别为小说排行榜、小说分类分布、评论情感分析、小说热度趋势、小说关键词词云，将这五种类型生成可视化图表，展示分析结果，结束。</w:t>
      </w:r>
    </w:p>
    <w:p w14:paraId="06FE1D73">
      <w:pPr>
        <w:ind w:firstLine="420" w:firstLineChars="200"/>
        <w:jc w:val="left"/>
        <w:outlineLvl w:val="2"/>
        <w:rPr>
          <w:rFonts w:hint="eastAsia" w:eastAsia="宋体" w:cstheme="minorBidi"/>
          <w:b/>
          <w:bCs/>
          <w:kern w:val="2"/>
          <w:sz w:val="21"/>
          <w:szCs w:val="24"/>
          <w:highlight w:val="none"/>
          <w:lang w:val="en-US" w:eastAsia="zh" w:bidi="ar-SA"/>
          <w:woUserID w:val="3"/>
        </w:rPr>
      </w:pPr>
      <w:bookmarkStart w:id="50" w:name="_Toc1535982411"/>
      <w:r>
        <w:rPr>
          <w:rFonts w:hint="eastAsia" w:cstheme="minorBidi"/>
          <w:b/>
          <w:bCs/>
          <w:kern w:val="2"/>
          <w:sz w:val="21"/>
          <w:szCs w:val="24"/>
          <w:highlight w:val="none"/>
          <w:lang w:val="en-US" w:eastAsia="zh" w:bidi="ar-SA"/>
          <w:woUserID w:val="3"/>
        </w:rPr>
        <w:t>3.3.2前端可视化内容导出</w:t>
      </w:r>
      <w:bookmarkEnd w:id="50"/>
    </w:p>
    <w:p w14:paraId="27AE110A">
      <w:pPr>
        <w:ind w:firstLine="420" w:firstLineChars="200"/>
        <w:jc w:val="center"/>
        <w:rPr>
          <w:rFonts w:hint="eastAsia" w:eastAsia="宋体" w:cstheme="minorBidi"/>
          <w:kern w:val="2"/>
          <w:sz w:val="21"/>
          <w:szCs w:val="24"/>
          <w:highlight w:val="none"/>
          <w:lang w:val="en-US" w:eastAsia="zh" w:bidi="ar-SA"/>
          <w:woUserID w:val="3"/>
        </w:rPr>
      </w:pPr>
      <w:r>
        <w:rPr>
          <w:rFonts w:hint="eastAsia" w:eastAsia="宋体" w:cstheme="minorBidi"/>
          <w:kern w:val="2"/>
          <w:sz w:val="21"/>
          <w:szCs w:val="24"/>
          <w:highlight w:val="none"/>
          <w:lang w:val="en-US" w:eastAsia="zh" w:bidi="ar-SA"/>
          <w:woUserID w:val="3"/>
        </w:rPr>
        <w:drawing>
          <wp:inline distT="0" distB="0" distL="114300" distR="114300">
            <wp:extent cx="1576070" cy="4841240"/>
            <wp:effectExtent l="0" t="0" r="5080" b="165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tretch>
                      <a:fillRect/>
                    </a:stretch>
                  </pic:blipFill>
                  <pic:spPr>
                    <a:xfrm>
                      <a:off x="0" y="0"/>
                      <a:ext cx="1576070" cy="4841240"/>
                    </a:xfrm>
                    <a:prstGeom prst="rect">
                      <a:avLst/>
                    </a:prstGeom>
                  </pic:spPr>
                </pic:pic>
              </a:graphicData>
            </a:graphic>
          </wp:inline>
        </w:drawing>
      </w:r>
    </w:p>
    <w:p w14:paraId="29F1BC2D">
      <w:pPr>
        <w:ind w:firstLine="420" w:firstLineChars="200"/>
        <w:jc w:val="left"/>
        <w:rPr>
          <w:rFonts w:hint="eastAsia" w:eastAsia="宋体" w:cstheme="minorBidi"/>
          <w:kern w:val="2"/>
          <w:sz w:val="21"/>
          <w:szCs w:val="24"/>
          <w:highlight w:val="none"/>
          <w:lang w:val="en-US" w:eastAsia="zh" w:bidi="ar-SA"/>
          <w:woUserID w:val="3"/>
        </w:rPr>
      </w:pPr>
      <w:r>
        <w:rPr>
          <w:rFonts w:hint="eastAsia" w:eastAsia="宋体" w:cstheme="minorBidi"/>
          <w:kern w:val="2"/>
          <w:sz w:val="21"/>
          <w:szCs w:val="24"/>
          <w:highlight w:val="none"/>
          <w:lang w:val="en-US" w:eastAsia="zh" w:bidi="ar-SA"/>
          <w:woUserID w:val="3"/>
        </w:rPr>
        <w:t>平台人员通过登录进入数据可视化系统，读取前端可视化数据，获取可视化图片和表格，将前端可视化内容进行导出，生成前端可视化内容报告</w:t>
      </w:r>
      <w:r>
        <w:rPr>
          <w:rFonts w:hint="eastAsia" w:cstheme="minorBidi"/>
          <w:kern w:val="2"/>
          <w:sz w:val="21"/>
          <w:szCs w:val="24"/>
          <w:highlight w:val="none"/>
          <w:lang w:val="en-US" w:eastAsia="zh" w:bidi="ar-SA"/>
          <w:woUserID w:val="1"/>
        </w:rPr>
        <w:t>，</w:t>
      </w:r>
      <w:r>
        <w:rPr>
          <w:rFonts w:hint="eastAsia" w:eastAsia="宋体" w:cstheme="minorBidi"/>
          <w:kern w:val="2"/>
          <w:sz w:val="21"/>
          <w:szCs w:val="24"/>
          <w:highlight w:val="none"/>
          <w:lang w:val="en-US" w:eastAsia="zh" w:bidi="ar-SA"/>
          <w:woUserID w:val="3"/>
        </w:rPr>
        <w:t>结束。</w:t>
      </w:r>
    </w:p>
    <w:p w14:paraId="604E502C">
      <w:pPr>
        <w:pStyle w:val="4"/>
        <w:numPr>
          <w:ilvl w:val="1"/>
          <w:numId w:val="0"/>
        </w:numPr>
        <w:ind w:leftChars="0"/>
        <w:rPr>
          <w:rFonts w:hint="eastAsia"/>
        </w:rPr>
      </w:pPr>
      <w:bookmarkStart w:id="51" w:name="_Toc52674599"/>
      <w:bookmarkStart w:id="52" w:name="_Toc21987"/>
      <w:r>
        <w:rPr>
          <w:rFonts w:hint="eastAsia"/>
          <w:lang w:val="en-US" w:eastAsia="zh-CN"/>
        </w:rPr>
        <w:t>3.4</w:t>
      </w:r>
      <w:r>
        <w:rPr>
          <w:rFonts w:hint="eastAsia"/>
        </w:rPr>
        <w:t>数据字典</w:t>
      </w:r>
      <w:bookmarkEnd w:id="51"/>
      <w:bookmarkEnd w:id="52"/>
    </w:p>
    <w:p w14:paraId="069D00BC">
      <w:pPr>
        <w:pStyle w:val="3"/>
      </w:pPr>
      <w:r>
        <w:rPr>
          <w:rFonts w:hint="eastAsia"/>
        </w:rPr>
        <w:t>可见《数据</w:t>
      </w:r>
      <w:r>
        <w:rPr>
          <w:rFonts w:hint="eastAsia"/>
          <w:lang w:val="en-US" w:eastAsia="zh-CN"/>
        </w:rPr>
        <w:t>存储</w:t>
      </w:r>
      <w:r>
        <w:rPr>
          <w:rFonts w:hint="eastAsia"/>
        </w:rPr>
        <w:t>设计说明书》</w:t>
      </w:r>
    </w:p>
    <w:p w14:paraId="35F16552">
      <w:pPr>
        <w:pStyle w:val="2"/>
        <w:numPr>
          <w:ilvl w:val="0"/>
          <w:numId w:val="5"/>
        </w:numPr>
        <w:rPr>
          <w:rFonts w:hint="eastAsia"/>
        </w:rPr>
      </w:pPr>
      <w:bookmarkStart w:id="53" w:name="_Toc2086702854"/>
      <w:bookmarkStart w:id="54" w:name="_Toc17360"/>
      <w:r>
        <w:rPr>
          <w:rFonts w:hint="eastAsia"/>
        </w:rPr>
        <w:t>性能</w:t>
      </w:r>
      <w:bookmarkEnd w:id="53"/>
      <w:bookmarkEnd w:id="54"/>
    </w:p>
    <w:p w14:paraId="4B935AE2">
      <w:pPr>
        <w:pStyle w:val="3"/>
        <w:rPr>
          <w:rFonts w:hint="eastAsia"/>
        </w:rPr>
      </w:pPr>
      <w:r>
        <w:rPr>
          <w:rFonts w:hint="eastAsia"/>
        </w:rPr>
        <w:t>所有企业信息，个人信息的响应时间不应该超过20秒。</w:t>
      </w:r>
    </w:p>
    <w:p w14:paraId="2FD9F8E6">
      <w:pPr>
        <w:pStyle w:val="2"/>
        <w:numPr>
          <w:ilvl w:val="0"/>
          <w:numId w:val="5"/>
        </w:numPr>
        <w:rPr>
          <w:rFonts w:hint="eastAsia"/>
        </w:rPr>
      </w:pPr>
      <w:bookmarkStart w:id="55" w:name="_Toc15263"/>
      <w:bookmarkStart w:id="56" w:name="_Toc834518736"/>
      <w:r>
        <w:rPr>
          <w:rFonts w:hint="eastAsia"/>
        </w:rPr>
        <w:t>接口</w:t>
      </w:r>
      <w:bookmarkEnd w:id="55"/>
      <w:bookmarkEnd w:id="56"/>
    </w:p>
    <w:p w14:paraId="00501F3A">
      <w:pPr>
        <w:pStyle w:val="4"/>
        <w:numPr>
          <w:ilvl w:val="1"/>
          <w:numId w:val="5"/>
        </w:numPr>
        <w:rPr>
          <w:rFonts w:hint="eastAsia"/>
          <w:snapToGrid/>
        </w:rPr>
      </w:pPr>
      <w:bookmarkStart w:id="57" w:name="_Toc22492"/>
      <w:bookmarkStart w:id="58" w:name="_Toc150542776"/>
      <w:r>
        <w:rPr>
          <w:rFonts w:hint="eastAsia"/>
          <w:snapToGrid/>
        </w:rPr>
        <w:t>软件接口</w:t>
      </w:r>
      <w:bookmarkEnd w:id="57"/>
      <w:bookmarkEnd w:id="58"/>
    </w:p>
    <w:p w14:paraId="51CFFD43">
      <w:pPr>
        <w:numPr>
          <w:ilvl w:val="0"/>
          <w:numId w:val="6"/>
        </w:numPr>
        <w:rPr>
          <w:rFonts w:hint="eastAsia" w:eastAsia="宋体"/>
        </w:rPr>
      </w:pPr>
      <w:r>
        <w:rPr>
          <w:rFonts w:hint="eastAsia" w:eastAsia="宋体"/>
        </w:rPr>
        <w:t>数据采集接口（爬虫接口）</w:t>
      </w:r>
    </w:p>
    <w:p w14:paraId="1278FF76">
      <w:pPr>
        <w:numPr>
          <w:ilvl w:val="0"/>
          <w:numId w:val="6"/>
        </w:numPr>
        <w:rPr>
          <w:rFonts w:hint="eastAsia" w:eastAsia="宋体"/>
        </w:rPr>
      </w:pPr>
      <w:r>
        <w:rPr>
          <w:rFonts w:hint="eastAsia" w:eastAsia="宋体"/>
        </w:rPr>
        <w:t>数据库接口（MySQL）</w:t>
      </w:r>
    </w:p>
    <w:p w14:paraId="1160BE73">
      <w:pPr>
        <w:numPr>
          <w:ilvl w:val="0"/>
          <w:numId w:val="6"/>
        </w:numPr>
        <w:rPr>
          <w:rFonts w:hint="eastAsia" w:eastAsia="宋体"/>
        </w:rPr>
      </w:pPr>
      <w:r>
        <w:rPr>
          <w:rFonts w:hint="eastAsia" w:eastAsia="宋体"/>
        </w:rPr>
        <w:t>数据分析接口（Python分析模块）</w:t>
      </w:r>
    </w:p>
    <w:p w14:paraId="405BC91C">
      <w:pPr>
        <w:numPr>
          <w:ilvl w:val="0"/>
          <w:numId w:val="6"/>
        </w:numPr>
        <w:rPr>
          <w:rFonts w:hint="eastAsia" w:eastAsia="宋体"/>
        </w:rPr>
      </w:pPr>
      <w:r>
        <w:rPr>
          <w:rFonts w:hint="eastAsia" w:eastAsia="宋体"/>
        </w:rPr>
        <w:t>数据可视化接口（ECharts）</w:t>
      </w:r>
    </w:p>
    <w:sectPr>
      <w:headerReference r:id="rId5" w:type="default"/>
      <w:footerReference r:id="rId6" w:type="default"/>
      <w:pgSz w:w="11906" w:h="16838"/>
      <w:pgMar w:top="1440" w:right="1797" w:bottom="1440" w:left="1797" w:header="851" w:footer="992" w:gutter="0"/>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_GB2312">
    <w:altName w:val="汉仪楷体KW"/>
    <w:panose1 w:val="02010609030101010101"/>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FF6A3">
    <w:pPr>
      <w:pStyle w:val="9"/>
      <w:ind w:right="360"/>
      <w:jc w:val="both"/>
      <w:rPr>
        <w:rFonts w:hint="eastAsia"/>
      </w:rP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4"/>
      <w:gridCol w:w="4264"/>
    </w:tblGrid>
    <w:tr w14:paraId="224F8667">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ins w:id="0" w:author="henry xiao" w:date="2002-07-24T15:06:00Z"/>
      </w:trPr>
      <w:tc>
        <w:tcPr>
          <w:tcW w:w="4264" w:type="dxa"/>
          <w:noWrap w:val="0"/>
          <w:vAlign w:val="top"/>
        </w:tcPr>
        <w:p w14:paraId="38C7AE20">
          <w:pPr>
            <w:pStyle w:val="10"/>
            <w:keepNext w:val="0"/>
            <w:keepLines w:val="0"/>
            <w:suppressLineNumbers w:val="0"/>
            <w:spacing w:before="0" w:beforeAutospacing="0" w:after="0" w:afterAutospacing="0"/>
            <w:ind w:left="0" w:right="0"/>
            <w:jc w:val="both"/>
            <w:rPr>
              <w:ins w:id="1" w:author="henry xiao" w:date="2002-07-24T15:06:00Z"/>
              <w:rFonts w:hint="eastAsia"/>
              <w:szCs w:val="20"/>
            </w:rPr>
          </w:pPr>
          <w:r>
            <w:rPr>
              <w:rFonts w:hint="eastAsia"/>
              <w:szCs w:val="20"/>
            </w:rPr>
            <w:t>软件需求规约</w:t>
          </w:r>
        </w:p>
      </w:tc>
      <w:tc>
        <w:tcPr>
          <w:tcW w:w="4264" w:type="dxa"/>
          <w:noWrap w:val="0"/>
          <w:vAlign w:val="top"/>
        </w:tcPr>
        <w:p w14:paraId="63383375">
          <w:pPr>
            <w:pStyle w:val="10"/>
            <w:keepNext w:val="0"/>
            <w:keepLines w:val="0"/>
            <w:suppressLineNumbers w:val="0"/>
            <w:spacing w:before="0" w:beforeAutospacing="0" w:after="0" w:afterAutospacing="0"/>
            <w:ind w:left="0" w:right="0"/>
            <w:jc w:val="right"/>
            <w:rPr>
              <w:ins w:id="2" w:author="henry xiao" w:date="2002-07-24T15:06:00Z"/>
              <w:rFonts w:hint="eastAsia"/>
              <w:szCs w:val="20"/>
            </w:rPr>
          </w:pPr>
          <w:ins w:id="3" w:author="henry xiao" w:date="2002-08-08T16:39:00Z">
            <w:r>
              <w:rPr>
                <w:rFonts w:hint="default"/>
                <w:szCs w:val="20"/>
              </w:rPr>
              <w:fldChar w:fldCharType="begin"/>
            </w:r>
          </w:ins>
          <w:ins w:id="4" w:author="henry xiao" w:date="2002-08-08T16:39:00Z">
            <w:r>
              <w:rPr>
                <w:rFonts w:hint="default"/>
                <w:szCs w:val="20"/>
              </w:rPr>
              <w:instrText xml:space="preserve"> </w:instrText>
            </w:r>
          </w:ins>
          <w:ins w:id="5" w:author="henry xiao" w:date="2002-08-08T16:39:00Z">
            <w:r>
              <w:rPr>
                <w:rFonts w:hint="eastAsia"/>
                <w:szCs w:val="20"/>
              </w:rPr>
              <w:instrText xml:space="preserve">DOCPROPERTY "项目名称"  \* MERGEFORMAT</w:instrText>
            </w:r>
          </w:ins>
          <w:ins w:id="6" w:author="henry xiao" w:date="2002-08-08T16:39:00Z">
            <w:r>
              <w:rPr>
                <w:rFonts w:hint="default"/>
                <w:szCs w:val="20"/>
              </w:rPr>
              <w:instrText xml:space="preserve"> </w:instrText>
            </w:r>
          </w:ins>
          <w:r>
            <w:rPr>
              <w:rFonts w:hint="default"/>
              <w:szCs w:val="20"/>
            </w:rPr>
            <w:fldChar w:fldCharType="separate"/>
          </w:r>
          <w:r>
            <w:rPr>
              <w:rFonts w:hint="eastAsia"/>
              <w:szCs w:val="20"/>
            </w:rPr>
            <w:t>&lt;</w:t>
          </w:r>
          <w:r>
            <w:rPr>
              <w:rFonts w:hint="eastAsia"/>
              <w:szCs w:val="20"/>
              <w:lang w:eastAsia="zh-CN"/>
            </w:rPr>
            <w:t>小说网站大数据分析</w:t>
          </w:r>
          <w:r>
            <w:rPr>
              <w:rFonts w:hint="eastAsia"/>
              <w:szCs w:val="20"/>
              <w:lang w:val="en-US" w:eastAsia="zh-CN"/>
            </w:rPr>
            <w:t>平台</w:t>
          </w:r>
          <w:r>
            <w:rPr>
              <w:rFonts w:hint="eastAsia"/>
              <w:szCs w:val="20"/>
            </w:rPr>
            <w:t>&gt;</w:t>
          </w:r>
          <w:ins w:id="7" w:author="henry xiao" w:date="2002-08-08T16:39:00Z">
            <w:r>
              <w:rPr>
                <w:rFonts w:hint="default"/>
                <w:szCs w:val="20"/>
              </w:rPr>
              <w:fldChar w:fldCharType="end"/>
            </w:r>
          </w:ins>
        </w:p>
      </w:tc>
    </w:tr>
  </w:tbl>
  <w:p w14:paraId="6F6A5F20">
    <w:pPr>
      <w:pStyle w:val="1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CFE256"/>
    <w:multiLevelType w:val="singleLevel"/>
    <w:tmpl w:val="D3CFE256"/>
    <w:lvl w:ilvl="0" w:tentative="0">
      <w:start w:val="6"/>
      <w:numFmt w:val="decimal"/>
      <w:lvlText w:val="%1."/>
      <w:lvlJc w:val="left"/>
      <w:pPr>
        <w:tabs>
          <w:tab w:val="left" w:pos="312"/>
        </w:tabs>
      </w:pPr>
    </w:lvl>
  </w:abstractNum>
  <w:abstractNum w:abstractNumId="1">
    <w:nsid w:val="00000006"/>
    <w:multiLevelType w:val="multilevel"/>
    <w:tmpl w:val="00000006"/>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0" w:firstLine="0"/>
      </w:pPr>
      <w:rPr>
        <w:rFonts w:hint="eastAsia"/>
      </w:rPr>
    </w:lvl>
    <w:lvl w:ilvl="2" w:tentative="0">
      <w:start w:val="1"/>
      <w:numFmt w:val="decimal"/>
      <w:pStyle w:val="5"/>
      <w:lvlText w:val="%1.%2.%3"/>
      <w:lvlJc w:val="left"/>
      <w:pPr>
        <w:tabs>
          <w:tab w:val="left" w:pos="0"/>
        </w:tabs>
        <w:ind w:left="0" w:firstLine="0"/>
      </w:p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2">
    <w:nsid w:val="0000000A"/>
    <w:multiLevelType w:val="multilevel"/>
    <w:tmpl w:val="0000000A"/>
    <w:lvl w:ilvl="0" w:tentative="0">
      <w:start w:val="1"/>
      <w:numFmt w:val="lowerLetter"/>
      <w:lvlText w:val="%1."/>
      <w:lvlJc w:val="left"/>
      <w:pPr>
        <w:tabs>
          <w:tab w:val="left" w:pos="845"/>
        </w:tabs>
        <w:ind w:left="845" w:hanging="420"/>
      </w:pPr>
      <w:rPr>
        <w:rFonts w:hint="eastAsia"/>
      </w:rPr>
    </w:lvl>
    <w:lvl w:ilvl="1" w:tentative="0">
      <w:start w:val="3"/>
      <w:numFmt w:val="decimal"/>
      <w:lvlText w:val="%2"/>
      <w:lvlJc w:val="left"/>
      <w:pPr>
        <w:tabs>
          <w:tab w:val="left" w:pos="780"/>
        </w:tabs>
        <w:ind w:left="780" w:hanging="360"/>
      </w:pPr>
      <w:rPr>
        <w:rFonts w:hint="default"/>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554"/>
        </w:tabs>
        <w:ind w:left="1554"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1554"/>
        </w:tabs>
        <w:ind w:left="1554"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13"/>
    <w:multiLevelType w:val="multilevel"/>
    <w:tmpl w:val="00000013"/>
    <w:lvl w:ilvl="0" w:tentative="0">
      <w:start w:val="1"/>
      <w:numFmt w:val="bullet"/>
      <w:lvlText w:val=""/>
      <w:lvlJc w:val="left"/>
      <w:pPr>
        <w:tabs>
          <w:tab w:val="left" w:pos="780"/>
        </w:tabs>
        <w:ind w:left="78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4">
    <w:nsid w:val="439978F9"/>
    <w:multiLevelType w:val="multilevel"/>
    <w:tmpl w:val="439978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3"/>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nry xiao">
    <w15:presenceInfo w15:providerId="None" w15:userId="henry 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7722A"/>
    <w:rsid w:val="05D27519"/>
    <w:rsid w:val="064E14B7"/>
    <w:rsid w:val="1A0E09F0"/>
    <w:rsid w:val="1CAF0112"/>
    <w:rsid w:val="1FD1676D"/>
    <w:rsid w:val="2107722A"/>
    <w:rsid w:val="2BEC169E"/>
    <w:rsid w:val="2E1347F0"/>
    <w:rsid w:val="31CD0D39"/>
    <w:rsid w:val="373F44A3"/>
    <w:rsid w:val="3A35120E"/>
    <w:rsid w:val="3A35598B"/>
    <w:rsid w:val="47947AFC"/>
    <w:rsid w:val="4E4E7209"/>
    <w:rsid w:val="4EEB3586"/>
    <w:rsid w:val="500804DB"/>
    <w:rsid w:val="577EF47E"/>
    <w:rsid w:val="59114FB0"/>
    <w:rsid w:val="5A832034"/>
    <w:rsid w:val="5BFA59E9"/>
    <w:rsid w:val="5E4C19C5"/>
    <w:rsid w:val="5F9F972A"/>
    <w:rsid w:val="61686204"/>
    <w:rsid w:val="61D1258B"/>
    <w:rsid w:val="67BE9111"/>
    <w:rsid w:val="6C7A7686"/>
    <w:rsid w:val="6EFA4B9A"/>
    <w:rsid w:val="737FC94D"/>
    <w:rsid w:val="793F707A"/>
    <w:rsid w:val="793FD28A"/>
    <w:rsid w:val="795C0C17"/>
    <w:rsid w:val="79D33FDF"/>
    <w:rsid w:val="7CBE6D40"/>
    <w:rsid w:val="7F9F7B60"/>
    <w:rsid w:val="93BA8D1B"/>
    <w:rsid w:val="AF9BC930"/>
    <w:rsid w:val="AFE58ECB"/>
    <w:rsid w:val="B7B3850F"/>
    <w:rsid w:val="BF5F52C5"/>
    <w:rsid w:val="BFD76A12"/>
    <w:rsid w:val="CAD38939"/>
    <w:rsid w:val="D7DF4088"/>
    <w:rsid w:val="DBDA5663"/>
    <w:rsid w:val="DEDEA3BB"/>
    <w:rsid w:val="F43F8921"/>
    <w:rsid w:val="F6DF9FA0"/>
    <w:rsid w:val="F74B487C"/>
    <w:rsid w:val="F7D3F9DC"/>
    <w:rsid w:val="F8E5520B"/>
    <w:rsid w:val="FCFF4586"/>
    <w:rsid w:val="FDFE2FE5"/>
    <w:rsid w:val="FEF91F89"/>
    <w:rsid w:val="FF4F8589"/>
    <w:rsid w:val="FFDB92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Arial" w:hAnsi="Arial" w:eastAsia="宋体" w:cs="Times New Roman"/>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rFonts w:ascii="Arial" w:hAnsi="Arial"/>
      <w:b/>
      <w:snapToGrid w:val="0"/>
      <w:kern w:val="0"/>
      <w:sz w:val="32"/>
    </w:rPr>
  </w:style>
  <w:style w:type="paragraph" w:styleId="4">
    <w:name w:val="heading 2"/>
    <w:basedOn w:val="2"/>
    <w:next w:val="3"/>
    <w:qFormat/>
    <w:uiPriority w:val="0"/>
    <w:pPr>
      <w:numPr>
        <w:ilvl w:val="1"/>
        <w:numId w:val="1"/>
      </w:numPr>
      <w:outlineLvl w:val="1"/>
    </w:pPr>
    <w:rPr>
      <w:sz w:val="24"/>
    </w:rPr>
  </w:style>
  <w:style w:type="paragraph" w:styleId="5">
    <w:name w:val="heading 3"/>
    <w:basedOn w:val="2"/>
    <w:next w:val="3"/>
    <w:qFormat/>
    <w:uiPriority w:val="0"/>
    <w:pPr>
      <w:numPr>
        <w:ilvl w:val="2"/>
        <w:numId w:val="1"/>
      </w:numPr>
      <w:outlineLvl w:val="2"/>
    </w:pPr>
    <w:rPr>
      <w:b w:val="0"/>
      <w:i/>
      <w:sz w:val="21"/>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5">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w:basedOn w:val="1"/>
    <w:next w:val="1"/>
    <w:qFormat/>
    <w:uiPriority w:val="0"/>
    <w:pPr>
      <w:keepLines/>
      <w:spacing w:before="40" w:beforeLines="0" w:beforeAutospacing="0" w:after="40" w:afterLines="0" w:afterAutospacing="0"/>
      <w:ind w:left="720"/>
    </w:pPr>
    <w:rPr>
      <w:rFonts w:ascii="Arial" w:hAnsi="Arial" w:eastAsia="宋体"/>
      <w:snapToGrid w:val="0"/>
      <w:lang w:val="en-US" w:eastAsia="zh-CN"/>
    </w:rPr>
  </w:style>
  <w:style w:type="paragraph" w:styleId="7">
    <w:name w:val="Normal Indent"/>
    <w:basedOn w:val="1"/>
    <w:qFormat/>
    <w:uiPriority w:val="0"/>
    <w:pPr>
      <w:ind w:left="900" w:hanging="900"/>
    </w:pPr>
  </w:style>
  <w:style w:type="paragraph" w:styleId="8">
    <w:name w:val="toc 3"/>
    <w:basedOn w:val="1"/>
    <w:next w:val="1"/>
    <w:qFormat/>
    <w:uiPriority w:val="39"/>
    <w:pPr>
      <w:ind w:left="400"/>
    </w:pPr>
    <w:rPr>
      <w:i/>
    </w:rPr>
  </w:style>
  <w:style w:type="paragraph" w:styleId="9">
    <w:name w:val="footer"/>
    <w:basedOn w:val="1"/>
    <w:qFormat/>
    <w:uiPriority w:val="0"/>
    <w:pPr>
      <w:tabs>
        <w:tab w:val="center" w:pos="4320"/>
        <w:tab w:val="right" w:pos="8640"/>
      </w:tabs>
      <w:spacing w:line="240" w:lineRule="atLeast"/>
      <w:jc w:val="left"/>
    </w:pPr>
    <w:rPr>
      <w:rFonts w:ascii="Arial" w:hAnsi="Arial" w:eastAsia="Arial"/>
      <w:snapToGrid w:val="0"/>
      <w:kern w:val="0"/>
      <w:sz w:val="20"/>
    </w:rPr>
  </w:style>
  <w:style w:type="paragraph" w:styleId="10">
    <w:name w:val="header"/>
    <w:basedOn w:val="1"/>
    <w:uiPriority w:val="0"/>
    <w:pPr>
      <w:tabs>
        <w:tab w:val="center" w:pos="4320"/>
        <w:tab w:val="right" w:pos="8640"/>
      </w:tabs>
      <w:spacing w:line="240" w:lineRule="atLeast"/>
      <w:jc w:val="left"/>
    </w:pPr>
    <w:rPr>
      <w:rFonts w:ascii="Arial" w:hAnsi="Arial"/>
      <w:snapToGrid w:val="0"/>
      <w:kern w:val="0"/>
      <w:sz w:val="20"/>
    </w:rPr>
  </w:style>
  <w:style w:type="paragraph" w:styleId="11">
    <w:name w:val="toc 1"/>
    <w:basedOn w:val="1"/>
    <w:next w:val="1"/>
    <w:uiPriority w:val="39"/>
    <w:pPr>
      <w:spacing w:before="120" w:beforeLines="0" w:beforeAutospacing="0" w:after="120" w:afterLines="0" w:afterAutospacing="0"/>
    </w:pPr>
    <w:rPr>
      <w:b/>
      <w:caps/>
    </w:rPr>
  </w:style>
  <w:style w:type="paragraph" w:styleId="12">
    <w:name w:val="toc 2"/>
    <w:basedOn w:val="1"/>
    <w:next w:val="1"/>
    <w:uiPriority w:val="39"/>
    <w:pPr>
      <w:ind w:left="200"/>
    </w:pPr>
    <w:rPr>
      <w:smallCaps/>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0"/>
    <w:pPr>
      <w:jc w:val="center"/>
    </w:pPr>
    <w:rPr>
      <w:rFonts w:ascii="Arial" w:hAnsi="Arial"/>
      <w:b/>
      <w:snapToGrid w:val="0"/>
      <w:kern w:val="0"/>
      <w:sz w:val="36"/>
    </w:rPr>
  </w:style>
  <w:style w:type="character" w:styleId="17">
    <w:name w:val="Strong"/>
    <w:basedOn w:val="16"/>
    <w:qFormat/>
    <w:uiPriority w:val="0"/>
    <w:rPr>
      <w:b/>
    </w:rPr>
  </w:style>
  <w:style w:type="character" w:styleId="18">
    <w:name w:val="page number"/>
    <w:uiPriority w:val="0"/>
    <w:rPr>
      <w:rFonts w:eastAsia="Arial"/>
    </w:rPr>
  </w:style>
  <w:style w:type="paragraph" w:customStyle="1" w:styleId="19">
    <w:name w:val="Tabletext"/>
    <w:basedOn w:val="1"/>
    <w:qFormat/>
    <w:uiPriority w:val="0"/>
    <w:pPr>
      <w:spacing w:line="240" w:lineRule="atLeast"/>
      <w:jc w:val="left"/>
    </w:pPr>
    <w:rPr>
      <w:rFonts w:ascii="Arial" w:hAnsi="Arial"/>
      <w:snapToGrid w:val="0"/>
      <w:kern w:val="0"/>
      <w:sz w:val="20"/>
    </w:rPr>
  </w:style>
  <w:style w:type="character" w:customStyle="1" w:styleId="20">
    <w:name w:val="SoDA Field"/>
    <w:uiPriority w:val="0"/>
    <w:rPr>
      <w:color w:val="0000FF"/>
    </w:rPr>
  </w:style>
  <w:style w:type="character" w:customStyle="1" w:styleId="21">
    <w:name w:val="15"/>
    <w:basedOn w:val="16"/>
    <w:uiPriority w:val="0"/>
    <w:rPr>
      <w:rFonts w:hint="default" w:ascii="Times New Roman" w:hAnsi="Times New Roman" w:eastAsia="Arial"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3447</Words>
  <Characters>3713</Characters>
  <Lines>1</Lines>
  <Paragraphs>1</Paragraphs>
  <TotalTime>0</TotalTime>
  <ScaleCrop>false</ScaleCrop>
  <LinksUpToDate>false</LinksUpToDate>
  <CharactersWithSpaces>3890</CharactersWithSpaces>
  <Application>WPS Office WWO_wpscloud_20260318230310-fb57003c44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2026-03-06T01:15:00Z</dcterms:created>
  <dc:creator>杨登瑞</dc:creator>
  <cp:lastModifiedBy>杨登瑞</cp:lastModifiedBy>
  <dcterms:modified xsi:type="dcterms:W3CDTF">2026-03-20T17:40:32Z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2052-12.9.0.25853</vt:lpwstr>
  </property>
  <property fmtid="{D5CDD505-2E9C-101B-9397-08002B2CF9AE}" pid="3" name="ICV">
    <vt:lpwstr>7F7844B5F7B7F4C11016BD6927AB108D_43</vt:lpwstr>
  </property>
  <property fmtid="{D5CDD505-2E9C-101B-9397-08002B2CF9AE}" pid="4" name="KSOTemplateDocerSaveRecord">
    <vt:lpwstr>eyJoZGlkIjoiNzc1ZGMyMTEyZGM4MTViYzQyMWY5ZDUxMjlmZjc4MGIiLCJ1c2VySWQiOiIxNjYwODE3NTAzIn0=</vt:lpwstr>
  </property>
</Properties>
</file>