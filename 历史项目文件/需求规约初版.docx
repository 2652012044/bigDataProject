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0" w:type="dxa"/>
        <w:tblLayout w:type="fixed"/>
        <w:tblCellMar>
          <w:top w:w="0" w:type="dxa"/>
          <w:left w:w="108" w:type="dxa"/>
          <w:bottom w:w="0" w:type="dxa"/>
          <w:right w:w="108" w:type="dxa"/>
        </w:tblCellMar>
      </w:tblPr>
      <w:tblGrid>
        <w:gridCol w:w="1960"/>
        <w:gridCol w:w="7148"/>
      </w:tblGrid>
      <w:tr w14:paraId="2C4EAC22">
        <w:tblPrEx>
          <w:tblCellMar>
            <w:top w:w="0" w:type="dxa"/>
            <w:left w:w="108" w:type="dxa"/>
            <w:bottom w:w="0" w:type="dxa"/>
            <w:right w:w="108" w:type="dxa"/>
          </w:tblCellMar>
        </w:tblPrEx>
        <w:trPr>
          <w:trHeight w:val="2700" w:hRule="atLeast"/>
        </w:trPr>
        <w:tc>
          <w:tcPr>
            <w:tcW w:w="1960" w:type="dxa"/>
            <w:shd w:val="clear" w:color="auto" w:fill="CCCCCC"/>
            <w:noWrap w:val="0"/>
            <w:vAlign w:val="top"/>
          </w:tcPr>
          <w:p w14:paraId="31718D63">
            <w:pPr>
              <w:ind w:right="100"/>
              <w:rPr>
                <w:rFonts w:hint="eastAsia"/>
                <w:b/>
              </w:rPr>
            </w:pPr>
          </w:p>
        </w:tc>
        <w:tc>
          <w:tcPr>
            <w:tcW w:w="7148" w:type="dxa"/>
            <w:noWrap w:val="0"/>
            <w:vAlign w:val="top"/>
          </w:tcPr>
          <w:tbl>
            <w:tblPr>
              <w:tblStyle w:val="15"/>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980"/>
            </w:tblGrid>
            <w:tr w14:paraId="463E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3FA00AC7">
                  <w:pPr>
                    <w:jc w:val="distribute"/>
                    <w:rPr>
                      <w:rFonts w:hint="eastAsia"/>
                      <w:b/>
                    </w:rPr>
                  </w:pPr>
                  <w:r>
                    <w:rPr>
                      <w:rFonts w:hint="eastAsia"/>
                      <w:b/>
                    </w:rPr>
                    <w:t>卷    号</w:t>
                  </w:r>
                </w:p>
              </w:tc>
              <w:tc>
                <w:tcPr>
                  <w:tcW w:w="1980" w:type="dxa"/>
                  <w:noWrap w:val="0"/>
                  <w:vAlign w:val="top"/>
                </w:tcPr>
                <w:p w14:paraId="127625D9">
                  <w:pPr>
                    <w:rPr>
                      <w:b/>
                    </w:rPr>
                  </w:pPr>
                </w:p>
              </w:tc>
            </w:tr>
            <w:tr w14:paraId="7621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435" w:type="dxa"/>
                  <w:noWrap w:val="0"/>
                  <w:vAlign w:val="top"/>
                </w:tcPr>
                <w:p w14:paraId="31A6FB68">
                  <w:pPr>
                    <w:jc w:val="distribute"/>
                    <w:rPr>
                      <w:b/>
                    </w:rPr>
                  </w:pPr>
                  <w:r>
                    <w:rPr>
                      <w:rFonts w:hint="eastAsia"/>
                      <w:b/>
                    </w:rPr>
                    <w:t>卷内编号</w:t>
                  </w:r>
                </w:p>
              </w:tc>
              <w:tc>
                <w:tcPr>
                  <w:tcW w:w="1980" w:type="dxa"/>
                  <w:noWrap w:val="0"/>
                  <w:vAlign w:val="top"/>
                </w:tcPr>
                <w:p w14:paraId="51F11EDB">
                  <w:pPr>
                    <w:rPr>
                      <w:b/>
                    </w:rPr>
                  </w:pPr>
                </w:p>
              </w:tc>
            </w:tr>
            <w:tr w14:paraId="3F58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7F1DAA36">
                  <w:pPr>
                    <w:jc w:val="distribute"/>
                    <w:rPr>
                      <w:rFonts w:hint="eastAsia"/>
                      <w:b/>
                    </w:rPr>
                  </w:pPr>
                  <w:r>
                    <w:rPr>
                      <w:rFonts w:hint="eastAsia"/>
                      <w:b/>
                    </w:rPr>
                    <w:t>密    级</w:t>
                  </w:r>
                </w:p>
              </w:tc>
              <w:tc>
                <w:tcPr>
                  <w:tcW w:w="1980" w:type="dxa"/>
                  <w:noWrap w:val="0"/>
                  <w:vAlign w:val="top"/>
                </w:tcPr>
                <w:p w14:paraId="370C2BDA">
                  <w:pPr>
                    <w:rPr>
                      <w:b/>
                    </w:rPr>
                  </w:pPr>
                </w:p>
              </w:tc>
            </w:tr>
          </w:tbl>
          <w:p w14:paraId="446AAC03">
            <w:pPr>
              <w:ind w:right="100"/>
              <w:jc w:val="right"/>
              <w:rPr>
                <w:rFonts w:hint="eastAsia"/>
                <w:b/>
              </w:rPr>
            </w:pPr>
          </w:p>
          <w:p w14:paraId="01C2D42B">
            <w:pPr>
              <w:ind w:right="100"/>
              <w:jc w:val="right"/>
              <w:rPr>
                <w:rFonts w:hint="eastAsia"/>
                <w:b/>
              </w:rPr>
            </w:pPr>
          </w:p>
          <w:p w14:paraId="3617CFC4">
            <w:pPr>
              <w:ind w:right="100"/>
              <w:jc w:val="right"/>
              <w:rPr>
                <w:rFonts w:hint="eastAsia"/>
                <w:b/>
              </w:rPr>
            </w:pPr>
          </w:p>
          <w:p w14:paraId="5CCFD4F2">
            <w:pPr>
              <w:ind w:right="100"/>
              <w:jc w:val="right"/>
              <w:rPr>
                <w:rFonts w:hint="eastAsia"/>
                <w:b/>
              </w:rPr>
            </w:pPr>
          </w:p>
          <w:p w14:paraId="64AD17B9">
            <w:pPr>
              <w:ind w:right="100"/>
              <w:jc w:val="right"/>
              <w:rPr>
                <w:rFonts w:hint="eastAsia"/>
                <w:b/>
              </w:rPr>
            </w:pPr>
          </w:p>
          <w:p w14:paraId="7B2573B2">
            <w:pPr>
              <w:ind w:right="100"/>
              <w:jc w:val="right"/>
              <w:rPr>
                <w:rFonts w:hint="eastAsia"/>
                <w:b/>
              </w:rPr>
            </w:pPr>
          </w:p>
          <w:p w14:paraId="37EAA2D7">
            <w:pPr>
              <w:ind w:right="100"/>
              <w:jc w:val="right"/>
              <w:rPr>
                <w:rFonts w:hint="eastAsia"/>
                <w:b/>
              </w:rPr>
            </w:pPr>
          </w:p>
          <w:p w14:paraId="23308A77">
            <w:pPr>
              <w:ind w:right="100"/>
              <w:rPr>
                <w:rFonts w:hint="eastAsia"/>
                <w:b/>
              </w:rPr>
            </w:pPr>
          </w:p>
          <w:p w14:paraId="7CB24073">
            <w:pPr>
              <w:pStyle w:val="14"/>
              <w:rPr>
                <w:rFonts w:hint="default" w:eastAsia="宋体"/>
                <w:sz w:val="24"/>
                <w:lang w:val="en-US" w:eastAsia="zh-CN"/>
              </w:rPr>
            </w:pPr>
            <w:r>
              <w:rPr>
                <w:sz w:val="24"/>
              </w:rPr>
              <w:t>项目编号:</w:t>
            </w:r>
            <w:r>
              <w:rPr>
                <w:rFonts w:hint="eastAsia"/>
                <w:sz w:val="24"/>
              </w:rPr>
              <w:t xml:space="preserve"> HD20221101</w:t>
            </w:r>
            <w:r>
              <w:rPr>
                <w:rFonts w:hint="eastAsia"/>
                <w:sz w:val="24"/>
                <w:lang w:val="en-US" w:eastAsia="zh-CN"/>
              </w:rPr>
              <w:t>V0001</w:t>
            </w:r>
          </w:p>
          <w:p w14:paraId="588F7944">
            <w:pPr>
              <w:pStyle w:val="14"/>
              <w:rPr>
                <w:rFonts w:hint="eastAsia" w:eastAsia="宋体"/>
                <w:sz w:val="44"/>
                <w:lang w:eastAsia="zh-CN"/>
              </w:rPr>
            </w:pPr>
            <w:r>
              <w:rPr>
                <w:rFonts w:hint="eastAsia"/>
                <w:sz w:val="44"/>
                <w:lang w:eastAsia="zh-CN"/>
              </w:rPr>
              <w:t>虚拟仿真实训教学管理及资源共享云平台</w:t>
            </w:r>
          </w:p>
        </w:tc>
      </w:tr>
      <w:tr w14:paraId="70E33161">
        <w:tblPrEx>
          <w:tblCellMar>
            <w:top w:w="0" w:type="dxa"/>
            <w:left w:w="108" w:type="dxa"/>
            <w:bottom w:w="0" w:type="dxa"/>
            <w:right w:w="108" w:type="dxa"/>
          </w:tblCellMar>
        </w:tblPrEx>
        <w:trPr>
          <w:cantSplit/>
          <w:trHeight w:val="7208" w:hRule="atLeast"/>
        </w:trPr>
        <w:tc>
          <w:tcPr>
            <w:tcW w:w="1960" w:type="dxa"/>
            <w:vMerge w:val="restart"/>
            <w:shd w:val="clear" w:color="auto" w:fill="CCCCCC"/>
            <w:noWrap w:val="0"/>
            <w:vAlign w:val="bottom"/>
          </w:tcPr>
          <w:p w14:paraId="579DFCE1">
            <w:pPr>
              <w:pStyle w:val="14"/>
              <w:jc w:val="both"/>
              <w:rPr>
                <w:rFonts w:hint="eastAsia"/>
                <w:b w:val="0"/>
                <w:sz w:val="21"/>
              </w:rPr>
            </w:pPr>
            <w:r>
              <w:rPr>
                <w:rFonts w:hint="eastAsia"/>
                <w:b w:val="0"/>
                <w:sz w:val="21"/>
              </w:rPr>
              <w:t>分类:</w:t>
            </w:r>
            <w:r>
              <w:rPr>
                <w:b w:val="0"/>
                <w:sz w:val="21"/>
              </w:rPr>
              <w:fldChar w:fldCharType="begin"/>
            </w:r>
            <w:r>
              <w:rPr>
                <w:b w:val="0"/>
                <w:sz w:val="21"/>
              </w:rPr>
              <w:instrText xml:space="preserve"> DOCPROPERTY "Category"  \* MERGEFORMAT </w:instrText>
            </w:r>
            <w:r>
              <w:rPr>
                <w:b w:val="0"/>
                <w:sz w:val="21"/>
              </w:rPr>
              <w:fldChar w:fldCharType="separate"/>
            </w:r>
            <w:r>
              <w:rPr>
                <w:b w:val="0"/>
                <w:sz w:val="21"/>
              </w:rPr>
              <w:fldChar w:fldCharType="end"/>
            </w:r>
          </w:p>
          <w:p w14:paraId="73F04E75">
            <w:pPr>
              <w:ind w:left="718" w:hanging="718" w:hangingChars="342"/>
              <w:jc w:val="both"/>
              <w:rPr>
                <w:rFonts w:hint="eastAsia"/>
                <w:sz w:val="21"/>
                <w:u w:val="single"/>
              </w:rPr>
            </w:pPr>
            <w:r>
              <w:rPr>
                <w:rFonts w:hint="eastAsia"/>
                <w:sz w:val="21"/>
              </w:rPr>
              <w:t>使用者:高级管理者、项目经理、项目组成员</w:t>
            </w:r>
          </w:p>
          <w:p w14:paraId="64CCEBB7">
            <w:pPr>
              <w:ind w:left="684" w:hanging="684" w:hangingChars="342"/>
              <w:rPr>
                <w:rFonts w:hint="eastAsia" w:ascii="宋体" w:hAnsi="宋体"/>
              </w:rPr>
            </w:pPr>
          </w:p>
          <w:p w14:paraId="14753E69">
            <w:pPr>
              <w:ind w:left="684" w:hanging="684" w:hangingChars="342"/>
              <w:rPr>
                <w:rFonts w:hint="eastAsia" w:ascii="宋体" w:hAnsi="宋体"/>
                <w:u w:val="single"/>
              </w:rPr>
            </w:pPr>
          </w:p>
          <w:p w14:paraId="375C4831">
            <w:pPr>
              <w:rPr>
                <w:rFonts w:hint="eastAsia" w:ascii="宋体" w:hAnsi="宋体"/>
              </w:rPr>
            </w:pPr>
          </w:p>
        </w:tc>
        <w:tc>
          <w:tcPr>
            <w:tcW w:w="7148" w:type="dxa"/>
            <w:noWrap w:val="0"/>
            <w:vAlign w:val="top"/>
          </w:tcPr>
          <w:p w14:paraId="6E696733">
            <w:pPr>
              <w:pStyle w:val="7"/>
              <w:rPr>
                <w:rFonts w:hint="eastAsia"/>
                <w:sz w:val="10"/>
              </w:rPr>
            </w:pPr>
          </w:p>
          <w:p w14:paraId="62E096A5">
            <w:pPr>
              <w:pStyle w:val="14"/>
              <w:rPr>
                <w:rFonts w:hint="eastAsia"/>
                <w:sz w:val="52"/>
              </w:rPr>
            </w:pPr>
            <w:ins w:id="8" w:author="henry xiao" w:date="2002-07-24T15:05:00Z">
              <w:r>
                <w:rPr>
                  <w:sz w:val="52"/>
                </w:rPr>
                <w:fldChar w:fldCharType="begin"/>
              </w:r>
            </w:ins>
            <w:ins w:id="9" w:author="henry xiao" w:date="2002-07-24T15:05:00Z">
              <w:r>
                <w:rPr>
                  <w:sz w:val="52"/>
                </w:rPr>
                <w:instrText xml:space="preserve"> TITLE  \* MERGEFORMAT </w:instrText>
              </w:r>
            </w:ins>
            <w:r>
              <w:rPr>
                <w:sz w:val="52"/>
              </w:rPr>
              <w:fldChar w:fldCharType="separate"/>
            </w:r>
            <w:r>
              <w:rPr>
                <w:rFonts w:hint="eastAsia"/>
                <w:sz w:val="52"/>
              </w:rPr>
              <w:t>需求规约</w:t>
            </w:r>
            <w:ins w:id="10" w:author="henry xiao" w:date="2002-07-24T15:05:00Z">
              <w:r>
                <w:rPr>
                  <w:sz w:val="52"/>
                </w:rPr>
                <w:fldChar w:fldCharType="end"/>
              </w:r>
            </w:ins>
          </w:p>
          <w:p w14:paraId="56C1A935">
            <w:pPr>
              <w:pStyle w:val="14"/>
              <w:rPr>
                <w:rFonts w:hint="eastAsia"/>
                <w:sz w:val="24"/>
              </w:rPr>
            </w:pPr>
            <w:r>
              <w:rPr>
                <w:rFonts w:hint="eastAsia"/>
                <w:sz w:val="24"/>
              </w:rPr>
              <w:t>Version</w:t>
            </w:r>
            <w:r>
              <w:rPr>
                <w:sz w:val="24"/>
              </w:rPr>
              <w:t xml:space="preserve">: </w:t>
            </w:r>
            <w:r>
              <w:rPr>
                <w:rFonts w:hint="eastAsia"/>
                <w:sz w:val="24"/>
              </w:rPr>
              <w:t>2.0</w:t>
            </w:r>
          </w:p>
          <w:p w14:paraId="13611EDC">
            <w:pPr>
              <w:jc w:val="center"/>
              <w:rPr>
                <w:rFonts w:hint="eastAsia"/>
                <w:sz w:val="28"/>
              </w:rPr>
            </w:pPr>
          </w:p>
          <w:p w14:paraId="79FB5944">
            <w:pPr>
              <w:jc w:val="center"/>
              <w:rPr>
                <w:rFonts w:hint="eastAsia"/>
                <w:sz w:val="28"/>
              </w:rPr>
            </w:pPr>
          </w:p>
          <w:p w14:paraId="003D58CF">
            <w:pPr>
              <w:ind w:firstLine="600" w:firstLineChars="200"/>
              <w:outlineLvl w:val="0"/>
              <w:rPr>
                <w:rFonts w:hint="eastAsia" w:ascii="楷体_GB2312" w:eastAsia="楷体_GB2312"/>
                <w:sz w:val="30"/>
              </w:rPr>
            </w:pPr>
            <w:r>
              <w:rPr>
                <w:rFonts w:hint="eastAsia" w:ascii="楷体_GB2312" w:eastAsia="楷体_GB2312"/>
                <w:sz w:val="30"/>
              </w:rPr>
              <w:t xml:space="preserve">项 目 承 担 部 门：  </w:t>
            </w:r>
            <w:r>
              <w:rPr>
                <w:rFonts w:hint="eastAsia" w:ascii="楷体_GB2312" w:eastAsia="楷体_GB2312"/>
                <w:sz w:val="30"/>
                <w:lang w:val="en-US" w:eastAsia="zh-CN"/>
              </w:rPr>
              <w:t>书不胜数</w:t>
            </w:r>
            <w:r>
              <w:rPr>
                <w:rFonts w:hint="eastAsia" w:ascii="楷体_GB2312" w:eastAsia="楷体_GB2312"/>
                <w:sz w:val="30"/>
              </w:rPr>
              <w:t xml:space="preserve"> </w:t>
            </w:r>
          </w:p>
          <w:p w14:paraId="52498B7D">
            <w:pPr>
              <w:ind w:firstLine="600" w:firstLineChars="200"/>
              <w:outlineLvl w:val="0"/>
              <w:rPr>
                <w:rFonts w:hint="eastAsia" w:ascii="楷体_GB2312" w:eastAsia="楷体_GB2312"/>
                <w:sz w:val="30"/>
              </w:rPr>
            </w:pPr>
          </w:p>
          <w:p w14:paraId="47A46E0C">
            <w:pPr>
              <w:ind w:firstLine="600" w:firstLineChars="200"/>
              <w:outlineLvl w:val="0"/>
              <w:rPr>
                <w:sz w:val="30"/>
              </w:rPr>
            </w:pPr>
            <w:r>
              <w:rPr>
                <w:rFonts w:hint="eastAsia" w:ascii="楷体_GB2312" w:eastAsia="楷体_GB2312"/>
                <w:sz w:val="30"/>
              </w:rPr>
              <w:t>撰</w:t>
            </w:r>
            <w:r>
              <w:rPr>
                <w:rFonts w:ascii="楷体_GB2312" w:eastAsia="楷体_GB2312"/>
                <w:sz w:val="30"/>
              </w:rPr>
              <w:t xml:space="preserve">  </w:t>
            </w:r>
            <w:r>
              <w:rPr>
                <w:rFonts w:hint="eastAsia" w:ascii="楷体_GB2312" w:eastAsia="楷体_GB2312"/>
                <w:sz w:val="30"/>
              </w:rPr>
              <w:t>写</w:t>
            </w:r>
            <w:r>
              <w:rPr>
                <w:rFonts w:ascii="楷体_GB2312" w:eastAsia="楷体_GB2312"/>
                <w:sz w:val="30"/>
              </w:rPr>
              <w:t xml:space="preserve">  </w:t>
            </w:r>
            <w:r>
              <w:rPr>
                <w:rFonts w:hint="eastAsia" w:ascii="楷体_GB2312" w:eastAsia="楷体_GB2312"/>
                <w:sz w:val="30"/>
              </w:rPr>
              <w:t>人</w:t>
            </w:r>
            <w:r>
              <w:rPr>
                <w:rFonts w:hint="eastAsia" w:ascii="楷体_GB2312" w:eastAsia="楷体_GB2312"/>
                <w:sz w:val="28"/>
              </w:rPr>
              <w:t>（签名）</w:t>
            </w:r>
            <w:r>
              <w:rPr>
                <w:rFonts w:hint="eastAsia" w:ascii="楷体_GB2312" w:eastAsia="楷体_GB2312"/>
                <w:sz w:val="30"/>
              </w:rPr>
              <w:t xml:space="preserve">：          </w:t>
            </w:r>
          </w:p>
          <w:p w14:paraId="3888F616">
            <w:pPr>
              <w:tabs>
                <w:tab w:val="left" w:pos="3780"/>
                <w:tab w:val="left" w:pos="4200"/>
              </w:tabs>
              <w:ind w:firstLine="600" w:firstLineChars="200"/>
              <w:rPr>
                <w:rFonts w:hint="eastAsia" w:ascii="楷体_GB2312" w:eastAsia="楷体_GB2312"/>
                <w:sz w:val="30"/>
              </w:rPr>
            </w:pPr>
          </w:p>
          <w:p w14:paraId="3ECBD94A">
            <w:pPr>
              <w:tabs>
                <w:tab w:val="left" w:pos="3780"/>
                <w:tab w:val="left" w:pos="4200"/>
              </w:tabs>
              <w:ind w:firstLine="600" w:firstLineChars="200"/>
              <w:rPr>
                <w:rFonts w:hint="eastAsia"/>
                <w:sz w:val="30"/>
              </w:rPr>
            </w:pPr>
            <w:r>
              <w:rPr>
                <w:rFonts w:hint="eastAsia" w:ascii="楷体_GB2312" w:eastAsia="楷体_GB2312"/>
                <w:sz w:val="30"/>
              </w:rPr>
              <w:t>完</w:t>
            </w:r>
            <w:r>
              <w:rPr>
                <w:rFonts w:ascii="楷体_GB2312" w:eastAsia="楷体_GB2312"/>
                <w:sz w:val="30"/>
              </w:rPr>
              <w:t xml:space="preserve"> </w:t>
            </w:r>
            <w:r>
              <w:rPr>
                <w:rFonts w:hint="eastAsia" w:ascii="楷体_GB2312" w:eastAsia="楷体_GB2312"/>
                <w:sz w:val="30"/>
              </w:rPr>
              <w:t xml:space="preserve">  成   日</w:t>
            </w:r>
            <w:r>
              <w:rPr>
                <w:rFonts w:ascii="楷体_GB2312" w:eastAsia="楷体_GB2312"/>
                <w:sz w:val="30"/>
              </w:rPr>
              <w:t xml:space="preserve"> </w:t>
            </w:r>
            <w:r>
              <w:rPr>
                <w:rFonts w:hint="eastAsia" w:ascii="楷体_GB2312" w:eastAsia="楷体_GB2312"/>
                <w:sz w:val="30"/>
              </w:rPr>
              <w:t xml:space="preserve">  期：    </w:t>
            </w:r>
            <w:r>
              <w:rPr>
                <w:rFonts w:hint="eastAsia" w:ascii="楷体_GB2312" w:eastAsia="楷体_GB2312"/>
                <w:sz w:val="30"/>
                <w:lang w:eastAsia="zh-CN"/>
              </w:rPr>
              <w:t>202</w:t>
            </w:r>
            <w:r>
              <w:rPr>
                <w:rFonts w:hint="eastAsia" w:ascii="楷体_GB2312" w:eastAsia="楷体_GB2312"/>
                <w:sz w:val="30"/>
                <w:lang w:val="en-US" w:eastAsia="zh-CN"/>
              </w:rPr>
              <w:t>6</w:t>
            </w:r>
            <w:r>
              <w:rPr>
                <w:rFonts w:hint="eastAsia" w:ascii="楷体_GB2312" w:eastAsia="楷体_GB2312"/>
                <w:sz w:val="30"/>
              </w:rPr>
              <w:t>-</w:t>
            </w:r>
            <w:r>
              <w:rPr>
                <w:rFonts w:hint="eastAsia" w:ascii="楷体_GB2312" w:eastAsia="楷体_GB2312"/>
                <w:sz w:val="30"/>
                <w:lang w:val="en-US" w:eastAsia="zh-CN"/>
              </w:rPr>
              <w:t>3</w:t>
            </w:r>
            <w:r>
              <w:rPr>
                <w:rFonts w:hint="eastAsia" w:ascii="楷体_GB2312" w:eastAsia="楷体_GB2312"/>
                <w:sz w:val="30"/>
              </w:rPr>
              <w:t>-</w:t>
            </w:r>
            <w:r>
              <w:rPr>
                <w:rFonts w:hint="eastAsia" w:ascii="楷体_GB2312" w:eastAsia="楷体_GB2312"/>
                <w:sz w:val="30"/>
                <w:lang w:val="en-US" w:eastAsia="zh-CN"/>
              </w:rPr>
              <w:t>4</w:t>
            </w:r>
            <w:r>
              <w:rPr>
                <w:rFonts w:hint="eastAsia" w:ascii="楷体_GB2312" w:eastAsia="楷体_GB2312"/>
                <w:sz w:val="30"/>
              </w:rPr>
              <w:t xml:space="preserve">    </w:t>
            </w:r>
          </w:p>
          <w:p w14:paraId="1376FC8F">
            <w:pPr>
              <w:ind w:firstLine="600" w:firstLineChars="200"/>
              <w:rPr>
                <w:rFonts w:hint="eastAsia" w:ascii="楷体_GB2312" w:eastAsia="楷体_GB2312"/>
                <w:sz w:val="30"/>
              </w:rPr>
            </w:pPr>
          </w:p>
          <w:p w14:paraId="7CBECE24">
            <w:pPr>
              <w:ind w:firstLine="600" w:firstLineChars="200"/>
              <w:rPr>
                <w:rFonts w:hint="eastAsia" w:ascii="楷体_GB2312" w:eastAsia="楷体_GB2312"/>
                <w:sz w:val="30"/>
                <w:szCs w:val="30"/>
              </w:rPr>
            </w:pPr>
            <w:r>
              <w:rPr>
                <w:rFonts w:hint="eastAsia" w:ascii="楷体_GB2312" w:eastAsia="楷体_GB2312"/>
                <w:sz w:val="30"/>
              </w:rPr>
              <w:t>本文档 使 用部门：</w:t>
            </w:r>
            <w:r>
              <w:rPr>
                <w:rFonts w:hint="eastAsia" w:ascii="楷体_GB2312" w:eastAsia="楷体_GB2312"/>
                <w:sz w:val="30"/>
                <w:szCs w:val="30"/>
              </w:rPr>
              <w:t xml:space="preserve"> ■主管领导   </w:t>
            </w:r>
            <w:r>
              <w:rPr>
                <w:rFonts w:ascii="楷体_GB2312" w:eastAsia="楷体_GB2312"/>
                <w:sz w:val="30"/>
                <w:szCs w:val="30"/>
              </w:rPr>
              <w:t xml:space="preserve">  </w:t>
            </w:r>
            <w:r>
              <w:rPr>
                <w:rFonts w:hint="eastAsia" w:ascii="楷体_GB2312" w:eastAsia="楷体_GB2312"/>
                <w:sz w:val="30"/>
                <w:szCs w:val="30"/>
              </w:rPr>
              <w:t xml:space="preserve">■项目组 </w:t>
            </w:r>
          </w:p>
          <w:p w14:paraId="66B965EE">
            <w:pPr>
              <w:ind w:firstLine="1200" w:firstLineChars="400"/>
              <w:rPr>
                <w:sz w:val="30"/>
                <w:szCs w:val="30"/>
                <w:u w:val="single"/>
              </w:rPr>
            </w:pPr>
            <w:r>
              <w:rPr>
                <w:rFonts w:hint="eastAsia" w:ascii="楷体_GB2312" w:eastAsia="楷体_GB2312"/>
                <w:sz w:val="30"/>
                <w:szCs w:val="30"/>
              </w:rPr>
              <w:t xml:space="preserve">■客户（市场）  ■维护人员  ■用户  </w:t>
            </w:r>
          </w:p>
          <w:p w14:paraId="07F2D939">
            <w:pPr>
              <w:ind w:firstLine="600" w:firstLineChars="200"/>
              <w:outlineLvl w:val="0"/>
              <w:rPr>
                <w:sz w:val="30"/>
              </w:rPr>
            </w:pPr>
            <w:r>
              <w:rPr>
                <w:rFonts w:hint="eastAsia" w:ascii="楷体_GB2312" w:eastAsia="楷体_GB2312"/>
                <w:sz w:val="30"/>
              </w:rPr>
              <w:t>评审负责人</w:t>
            </w:r>
            <w:r>
              <w:rPr>
                <w:rFonts w:hint="eastAsia" w:ascii="楷体_GB2312" w:eastAsia="楷体_GB2312"/>
                <w:sz w:val="28"/>
              </w:rPr>
              <w:t>（签名）</w:t>
            </w:r>
            <w:r>
              <w:rPr>
                <w:rFonts w:hint="eastAsia" w:ascii="楷体_GB2312" w:eastAsia="楷体_GB2312"/>
                <w:sz w:val="30"/>
              </w:rPr>
              <w:t xml:space="preserve">：      </w:t>
            </w:r>
            <w:r>
              <w:rPr>
                <w:rFonts w:hint="eastAsia" w:ascii="楷体_GB2312" w:eastAsia="楷体_GB2312"/>
                <w:sz w:val="30"/>
                <w:lang w:eastAsia="zh-CN"/>
              </w:rPr>
              <w:t>张鑫</w:t>
            </w:r>
            <w:r>
              <w:rPr>
                <w:rFonts w:hint="eastAsia" w:ascii="楷体_GB2312" w:eastAsia="楷体_GB2312"/>
                <w:sz w:val="30"/>
              </w:rPr>
              <w:t xml:space="preserve">     </w:t>
            </w:r>
          </w:p>
          <w:p w14:paraId="28E74CB1">
            <w:pPr>
              <w:tabs>
                <w:tab w:val="left" w:pos="1655"/>
                <w:tab w:val="center" w:pos="3672"/>
              </w:tabs>
              <w:ind w:firstLine="600" w:firstLineChars="200"/>
              <w:rPr>
                <w:rFonts w:hint="eastAsia" w:ascii="楷体_GB2312" w:eastAsia="楷体_GB2312"/>
                <w:sz w:val="30"/>
              </w:rPr>
            </w:pPr>
          </w:p>
          <w:p w14:paraId="3FA4E076">
            <w:pPr>
              <w:tabs>
                <w:tab w:val="left" w:pos="1655"/>
                <w:tab w:val="center" w:pos="3672"/>
              </w:tabs>
              <w:ind w:firstLine="600" w:firstLineChars="200"/>
              <w:rPr>
                <w:rFonts w:hint="eastAsia"/>
              </w:rPr>
            </w:pPr>
            <w:r>
              <w:rPr>
                <w:rFonts w:hint="eastAsia" w:ascii="楷体_GB2312" w:eastAsia="楷体_GB2312"/>
                <w:sz w:val="30"/>
              </w:rPr>
              <w:t>评</w:t>
            </w:r>
            <w:r>
              <w:rPr>
                <w:rFonts w:ascii="楷体_GB2312" w:eastAsia="楷体_GB2312"/>
                <w:sz w:val="30"/>
              </w:rPr>
              <w:t xml:space="preserve"> </w:t>
            </w:r>
            <w:r>
              <w:rPr>
                <w:rFonts w:hint="eastAsia" w:ascii="楷体_GB2312" w:eastAsia="楷体_GB2312"/>
                <w:sz w:val="30"/>
              </w:rPr>
              <w:t xml:space="preserve">   审   日  期：     </w:t>
            </w:r>
            <w:r>
              <w:rPr>
                <w:rFonts w:hint="eastAsia" w:ascii="楷体_GB2312" w:eastAsia="楷体_GB2312"/>
                <w:sz w:val="30"/>
                <w:lang w:eastAsia="zh-CN"/>
              </w:rPr>
              <w:t>2022</w:t>
            </w:r>
            <w:r>
              <w:rPr>
                <w:rFonts w:hint="eastAsia" w:ascii="楷体_GB2312" w:eastAsia="楷体_GB2312"/>
                <w:sz w:val="30"/>
              </w:rPr>
              <w:t xml:space="preserve">-11-18 </w:t>
            </w:r>
          </w:p>
        </w:tc>
      </w:tr>
      <w:tr w14:paraId="362C9190">
        <w:tblPrEx>
          <w:tblCellMar>
            <w:top w:w="0" w:type="dxa"/>
            <w:left w:w="108" w:type="dxa"/>
            <w:bottom w:w="0" w:type="dxa"/>
            <w:right w:w="108" w:type="dxa"/>
          </w:tblCellMar>
        </w:tblPrEx>
        <w:trPr>
          <w:cantSplit/>
          <w:trHeight w:val="2711" w:hRule="atLeast"/>
        </w:trPr>
        <w:tc>
          <w:tcPr>
            <w:tcW w:w="1960" w:type="dxa"/>
            <w:vMerge w:val="continue"/>
            <w:shd w:val="clear" w:color="auto" w:fill="CCCCCC"/>
            <w:noWrap w:val="0"/>
            <w:vAlign w:val="top"/>
          </w:tcPr>
          <w:p w14:paraId="17E8A25D">
            <w:pPr>
              <w:pStyle w:val="14"/>
              <w:jc w:val="right"/>
              <w:rPr>
                <w:rFonts w:hint="eastAsia"/>
              </w:rPr>
            </w:pPr>
          </w:p>
        </w:tc>
        <w:tc>
          <w:tcPr>
            <w:tcW w:w="7148" w:type="dxa"/>
            <w:noWrap w:val="0"/>
            <w:vAlign w:val="bottom"/>
          </w:tcPr>
          <w:p w14:paraId="28E4EBF6">
            <w:pPr>
              <w:pStyle w:val="14"/>
              <w:jc w:val="right"/>
              <w:rPr>
                <w:rFonts w:hint="eastAsia"/>
              </w:rPr>
            </w:pPr>
            <w:r>
              <w:drawing>
                <wp:inline distT="0" distB="0" distL="114300" distR="114300">
                  <wp:extent cx="1269365" cy="353060"/>
                  <wp:effectExtent l="0" t="0" r="635" b="2540"/>
                  <wp:docPr id="11" name="图片 1" descr="华迪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华迪标志"/>
                          <pic:cNvPicPr>
                            <a:picLocks noChangeAspect="1"/>
                          </pic:cNvPicPr>
                        </pic:nvPicPr>
                        <pic:blipFill>
                          <a:blip r:embed="rId10"/>
                          <a:stretch>
                            <a:fillRect/>
                          </a:stretch>
                        </pic:blipFill>
                        <pic:spPr>
                          <a:xfrm>
                            <a:off x="0" y="0"/>
                            <a:ext cx="1269365" cy="353060"/>
                          </a:xfrm>
                          <a:prstGeom prst="rect">
                            <a:avLst/>
                          </a:prstGeom>
                          <a:noFill/>
                          <a:ln>
                            <a:noFill/>
                          </a:ln>
                        </pic:spPr>
                      </pic:pic>
                    </a:graphicData>
                  </a:graphic>
                </wp:inline>
              </w:drawing>
            </w:r>
            <w:r>
              <w:rPr>
                <w:rFonts w:hint="eastAsia"/>
              </w:rPr>
              <w:t xml:space="preserve">                         </w:t>
            </w:r>
          </w:p>
        </w:tc>
      </w:tr>
    </w:tbl>
    <w:p w14:paraId="47D499C4">
      <w:pPr>
        <w:rPr>
          <w:rFonts w:hint="eastAsia"/>
        </w:rPr>
      </w:pPr>
    </w:p>
    <w:p w14:paraId="1EF16BC9">
      <w:pPr>
        <w:rPr>
          <w:rFonts w:hint="eastAsia" w:ascii="宋体" w:hAnsi="宋体"/>
          <w:b/>
          <w:bCs/>
          <w:sz w:val="24"/>
        </w:rPr>
      </w:pPr>
      <w:r>
        <w:rPr>
          <w:rFonts w:hint="eastAsia" w:ascii="宋体" w:hAnsi="宋体"/>
          <w:b/>
          <w:bCs/>
          <w:sz w:val="24"/>
        </w:rPr>
        <w:t>文档信息</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05BD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10BD941">
            <w:pPr>
              <w:rPr>
                <w:rFonts w:hint="eastAsia" w:ascii="宋体" w:hAnsi="宋体" w:cs="Arial"/>
              </w:rPr>
            </w:pPr>
            <w:r>
              <w:rPr>
                <w:rFonts w:hint="eastAsia" w:ascii="宋体" w:hAnsi="宋体" w:cs="Arial"/>
              </w:rPr>
              <w:t>标题</w:t>
            </w:r>
            <w:r>
              <w:rPr>
                <w:rFonts w:ascii="宋体" w:hAnsi="宋体" w:cs="Arial"/>
              </w:rPr>
              <w:t>:</w:t>
            </w:r>
            <w:r>
              <w:rPr>
                <w:rFonts w:hint="eastAsia"/>
              </w:rPr>
              <w:t xml:space="preserve"> </w:t>
            </w:r>
            <w:r>
              <w:rPr>
                <w:rFonts w:hint="eastAsia"/>
                <w:lang w:eastAsia="zh-CN"/>
              </w:rPr>
              <w:t>虚拟仿真实训教学管理及资源共享云平台</w:t>
            </w:r>
            <w:r>
              <w:rPr>
                <w:rFonts w:hint="eastAsia" w:ascii="宋体" w:hAnsi="宋体" w:cs="Arial"/>
              </w:rPr>
              <w:t>软件需求规约</w:t>
            </w:r>
          </w:p>
        </w:tc>
      </w:tr>
      <w:tr w14:paraId="5C3F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611C4027">
            <w:pPr>
              <w:rPr>
                <w:rFonts w:hint="eastAsia" w:ascii="宋体" w:hAnsi="宋体" w:eastAsia="宋体" w:cs="Arial"/>
                <w:lang w:eastAsia="zh-CN"/>
              </w:rPr>
            </w:pPr>
            <w:r>
              <w:rPr>
                <w:rFonts w:hint="eastAsia" w:ascii="宋体" w:hAnsi="宋体" w:cs="Arial"/>
              </w:rPr>
              <w:t>作者</w:t>
            </w:r>
            <w:r>
              <w:rPr>
                <w:rFonts w:ascii="宋体" w:hAnsi="宋体" w:cs="Arial"/>
              </w:rPr>
              <w:t xml:space="preserve">: </w:t>
            </w:r>
            <w:r>
              <w:rPr>
                <w:rFonts w:hint="eastAsia" w:ascii="宋体" w:hAnsi="宋体"/>
                <w:lang w:val="en-US" w:eastAsia="zh-CN"/>
              </w:rPr>
              <w:t>李维</w:t>
            </w:r>
          </w:p>
        </w:tc>
      </w:tr>
      <w:tr w14:paraId="0E14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1BE3BD7">
            <w:pPr>
              <w:rPr>
                <w:rFonts w:hint="eastAsia" w:ascii="宋体" w:hAnsi="宋体" w:cs="Arial"/>
              </w:rPr>
            </w:pPr>
            <w:r>
              <w:rPr>
                <w:rFonts w:hint="eastAsia" w:ascii="宋体" w:hAnsi="宋体" w:cs="Arial"/>
              </w:rPr>
              <w:t>创建日期</w:t>
            </w:r>
            <w:r>
              <w:rPr>
                <w:rFonts w:ascii="宋体" w:hAnsi="宋体" w:cs="Arial"/>
              </w:rPr>
              <w:t xml:space="preserve">: </w:t>
            </w:r>
            <w:r>
              <w:rPr>
                <w:rFonts w:hint="eastAsia" w:ascii="宋体" w:hAnsi="宋体" w:cs="Arial"/>
                <w:lang w:eastAsia="zh-CN"/>
              </w:rPr>
              <w:t>2022</w:t>
            </w:r>
            <w:r>
              <w:rPr>
                <w:rFonts w:hint="eastAsia" w:ascii="宋体" w:hAnsi="宋体" w:cs="Arial"/>
              </w:rPr>
              <w:t>-11-17</w:t>
            </w:r>
          </w:p>
        </w:tc>
      </w:tr>
      <w:tr w14:paraId="768B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2A23417">
            <w:pPr>
              <w:rPr>
                <w:rFonts w:hint="eastAsia" w:ascii="宋体" w:hAnsi="宋体" w:cs="Arial"/>
              </w:rPr>
            </w:pPr>
            <w:r>
              <w:rPr>
                <w:rFonts w:hint="eastAsia" w:ascii="宋体" w:hAnsi="宋体" w:cs="Arial"/>
              </w:rPr>
              <w:t>上次更新日期</w:t>
            </w:r>
            <w:r>
              <w:rPr>
                <w:rFonts w:ascii="宋体" w:hAnsi="宋体" w:cs="Arial"/>
              </w:rPr>
              <w:t xml:space="preserve">: </w:t>
            </w:r>
            <w:r>
              <w:rPr>
                <w:rFonts w:hint="eastAsia" w:ascii="宋体" w:hAnsi="宋体" w:cs="Arial"/>
                <w:lang w:eastAsia="zh-CN"/>
              </w:rPr>
              <w:t>2022</w:t>
            </w:r>
            <w:r>
              <w:rPr>
                <w:rFonts w:hint="eastAsia" w:ascii="宋体" w:hAnsi="宋体" w:cs="Arial"/>
              </w:rPr>
              <w:t>-11-17</w:t>
            </w:r>
          </w:p>
        </w:tc>
      </w:tr>
      <w:tr w14:paraId="7954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61BADC5C">
            <w:pPr>
              <w:rPr>
                <w:rFonts w:ascii="宋体" w:hAnsi="宋体" w:cs="Arial"/>
              </w:rPr>
            </w:pPr>
            <w:r>
              <w:rPr>
                <w:rFonts w:hint="eastAsia" w:ascii="宋体" w:hAnsi="宋体" w:cs="Arial"/>
              </w:rPr>
              <w:t>版本</w:t>
            </w:r>
            <w:r>
              <w:rPr>
                <w:rFonts w:ascii="宋体" w:hAnsi="宋体" w:cs="Arial"/>
              </w:rPr>
              <w:t>:</w:t>
            </w:r>
            <w:r>
              <w:rPr>
                <w:rFonts w:hint="eastAsia" w:ascii="宋体" w:hAnsi="宋体" w:cs="Arial"/>
              </w:rPr>
              <w:t xml:space="preserve"> Build2.0</w:t>
            </w:r>
          </w:p>
        </w:tc>
      </w:tr>
      <w:tr w14:paraId="5A32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E547F55">
            <w:pPr>
              <w:rPr>
                <w:rFonts w:ascii="宋体" w:hAnsi="宋体" w:cs="Arial"/>
              </w:rPr>
            </w:pPr>
          </w:p>
        </w:tc>
      </w:tr>
      <w:tr w14:paraId="543A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EA59ED2">
            <w:pPr>
              <w:rPr>
                <w:rFonts w:hint="eastAsia" w:ascii="宋体" w:hAnsi="宋体" w:eastAsia="宋体" w:cs="Arial"/>
                <w:lang w:eastAsia="zh-CN"/>
              </w:rPr>
            </w:pPr>
            <w:r>
              <w:rPr>
                <w:rFonts w:hint="eastAsia" w:ascii="宋体" w:hAnsi="宋体" w:cs="Arial"/>
              </w:rPr>
              <w:t>部门名称</w:t>
            </w:r>
            <w:r>
              <w:rPr>
                <w:rFonts w:ascii="宋体" w:hAnsi="宋体" w:cs="Arial"/>
              </w:rPr>
              <w:t>:</w:t>
            </w:r>
            <w:r>
              <w:rPr>
                <w:rFonts w:ascii="宋体" w:hAnsi="宋体" w:cs="Arial"/>
                <w:szCs w:val="21"/>
              </w:rPr>
              <w:t xml:space="preserve"> </w:t>
            </w:r>
            <w:r>
              <w:rPr>
                <w:rFonts w:hint="eastAsia" w:ascii="宋体" w:hAnsi="宋体"/>
                <w:lang w:eastAsia="zh-CN"/>
              </w:rPr>
              <w:t>智慧教育研教部</w:t>
            </w:r>
          </w:p>
        </w:tc>
      </w:tr>
    </w:tbl>
    <w:p w14:paraId="21D202CC">
      <w:pPr>
        <w:pStyle w:val="19"/>
        <w:rPr>
          <w:rFonts w:hint="eastAsia" w:ascii="宋体" w:hAnsi="宋体"/>
        </w:rPr>
      </w:pPr>
    </w:p>
    <w:p w14:paraId="19065736">
      <w:pPr>
        <w:rPr>
          <w:rFonts w:hint="eastAsia" w:ascii="宋体" w:hAnsi="宋体"/>
        </w:rPr>
      </w:pPr>
    </w:p>
    <w:p w14:paraId="61D0C86B">
      <w:pPr>
        <w:pStyle w:val="11"/>
        <w:spacing w:before="0" w:after="0"/>
        <w:rPr>
          <w:rFonts w:ascii="宋体" w:hAnsi="宋体"/>
          <w:caps w:val="0"/>
        </w:rPr>
      </w:pPr>
      <w:r>
        <w:rPr>
          <w:rFonts w:hint="eastAsia" w:ascii="宋体" w:hAnsi="宋体"/>
          <w:caps w:val="0"/>
        </w:rPr>
        <w:t>修订文档历史记录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40"/>
        <w:gridCol w:w="4320"/>
        <w:gridCol w:w="1980"/>
      </w:tblGrid>
      <w:tr w14:paraId="0C2A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top"/>
          </w:tcPr>
          <w:p w14:paraId="31AD281A">
            <w:pPr>
              <w:rPr>
                <w:rFonts w:ascii="宋体" w:hAnsi="宋体" w:cs="Arial"/>
                <w:b/>
              </w:rPr>
            </w:pPr>
            <w:r>
              <w:rPr>
                <w:rFonts w:hint="eastAsia" w:ascii="宋体" w:hAnsi="宋体" w:cs="Arial"/>
                <w:b/>
              </w:rPr>
              <w:t>日期</w:t>
            </w:r>
          </w:p>
        </w:tc>
        <w:tc>
          <w:tcPr>
            <w:tcW w:w="1440" w:type="dxa"/>
            <w:noWrap w:val="0"/>
            <w:vAlign w:val="top"/>
          </w:tcPr>
          <w:p w14:paraId="2B28870A">
            <w:pPr>
              <w:rPr>
                <w:rFonts w:ascii="宋体" w:hAnsi="宋体" w:cs="Arial"/>
                <w:b/>
              </w:rPr>
            </w:pPr>
            <w:r>
              <w:rPr>
                <w:rFonts w:hint="eastAsia" w:ascii="宋体" w:hAnsi="宋体" w:cs="Arial"/>
                <w:b/>
              </w:rPr>
              <w:t>版本</w:t>
            </w:r>
          </w:p>
        </w:tc>
        <w:tc>
          <w:tcPr>
            <w:tcW w:w="4320" w:type="dxa"/>
            <w:noWrap w:val="0"/>
            <w:vAlign w:val="top"/>
          </w:tcPr>
          <w:p w14:paraId="6547BA92">
            <w:pPr>
              <w:rPr>
                <w:rFonts w:ascii="宋体" w:hAnsi="宋体" w:cs="Arial"/>
                <w:b/>
              </w:rPr>
            </w:pPr>
            <w:r>
              <w:rPr>
                <w:rFonts w:hint="eastAsia" w:ascii="宋体" w:hAnsi="宋体" w:cs="Arial"/>
                <w:b/>
              </w:rPr>
              <w:t>说明</w:t>
            </w:r>
          </w:p>
        </w:tc>
        <w:tc>
          <w:tcPr>
            <w:tcW w:w="1980" w:type="dxa"/>
            <w:noWrap w:val="0"/>
            <w:vAlign w:val="top"/>
          </w:tcPr>
          <w:p w14:paraId="17E6E656">
            <w:pPr>
              <w:rPr>
                <w:rFonts w:ascii="宋体" w:hAnsi="宋体" w:cs="Arial"/>
                <w:b/>
              </w:rPr>
            </w:pPr>
            <w:r>
              <w:rPr>
                <w:rFonts w:hint="eastAsia" w:ascii="宋体" w:hAnsi="宋体" w:cs="Arial"/>
                <w:b/>
              </w:rPr>
              <w:t>作者</w:t>
            </w:r>
          </w:p>
        </w:tc>
      </w:tr>
      <w:tr w14:paraId="261A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548" w:type="dxa"/>
            <w:noWrap w:val="0"/>
            <w:vAlign w:val="top"/>
          </w:tcPr>
          <w:p w14:paraId="6AABDED2">
            <w:pPr>
              <w:rPr>
                <w:rFonts w:hint="eastAsia" w:ascii="宋体" w:hAnsi="宋体" w:cs="Arial"/>
              </w:rPr>
            </w:pPr>
            <w:r>
              <w:rPr>
                <w:rFonts w:hint="eastAsia" w:ascii="宋体" w:hAnsi="宋体" w:cs="Arial"/>
                <w:lang w:eastAsia="zh-CN"/>
              </w:rPr>
              <w:t>2022</w:t>
            </w:r>
            <w:r>
              <w:rPr>
                <w:rFonts w:hint="eastAsia" w:ascii="宋体" w:hAnsi="宋体" w:cs="Arial"/>
              </w:rPr>
              <w:t>-11-18</w:t>
            </w:r>
          </w:p>
        </w:tc>
        <w:tc>
          <w:tcPr>
            <w:tcW w:w="1440" w:type="dxa"/>
            <w:noWrap w:val="0"/>
            <w:vAlign w:val="top"/>
          </w:tcPr>
          <w:p w14:paraId="3BB8171F">
            <w:pPr>
              <w:rPr>
                <w:rFonts w:hint="eastAsia" w:ascii="宋体" w:hAnsi="宋体" w:cs="Arial"/>
              </w:rPr>
            </w:pPr>
            <w:r>
              <w:rPr>
                <w:rFonts w:hint="eastAsia" w:ascii="宋体" w:hAnsi="宋体" w:cs="Arial"/>
              </w:rPr>
              <w:t>1.0.</w:t>
            </w:r>
            <w:r>
              <w:rPr>
                <w:rFonts w:hint="eastAsia" w:ascii="宋体" w:hAnsi="宋体" w:cs="Arial"/>
                <w:lang w:eastAsia="zh-CN"/>
              </w:rPr>
              <w:t>2022</w:t>
            </w:r>
            <w:r>
              <w:rPr>
                <w:rFonts w:hint="eastAsia" w:ascii="宋体" w:hAnsi="宋体" w:cs="Arial"/>
              </w:rPr>
              <w:t>1118</w:t>
            </w:r>
          </w:p>
        </w:tc>
        <w:tc>
          <w:tcPr>
            <w:tcW w:w="4320" w:type="dxa"/>
            <w:noWrap w:val="0"/>
            <w:vAlign w:val="top"/>
          </w:tcPr>
          <w:p w14:paraId="1B34CB60">
            <w:pPr>
              <w:rPr>
                <w:rFonts w:hint="eastAsia" w:ascii="宋体" w:hAnsi="宋体" w:cs="Arial"/>
              </w:rPr>
            </w:pPr>
            <w:r>
              <w:rPr>
                <w:rFonts w:hint="eastAsia" w:ascii="宋体" w:hAnsi="宋体" w:cs="Arial"/>
              </w:rPr>
              <w:t>正式发布</w:t>
            </w:r>
          </w:p>
        </w:tc>
        <w:tc>
          <w:tcPr>
            <w:tcW w:w="1980" w:type="dxa"/>
            <w:noWrap w:val="0"/>
            <w:vAlign w:val="top"/>
          </w:tcPr>
          <w:p w14:paraId="374617BC">
            <w:pPr>
              <w:rPr>
                <w:rFonts w:hint="eastAsia" w:ascii="宋体" w:hAnsi="宋体" w:eastAsia="宋体" w:cs="Arial"/>
                <w:lang w:eastAsia="zh-CN"/>
              </w:rPr>
            </w:pPr>
            <w:r>
              <w:rPr>
                <w:rFonts w:hint="eastAsia" w:ascii="宋体" w:hAnsi="宋体"/>
                <w:lang w:val="en-US" w:eastAsia="zh-CN"/>
              </w:rPr>
              <w:t>李维</w:t>
            </w:r>
          </w:p>
        </w:tc>
      </w:tr>
      <w:tr w14:paraId="01FE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548" w:type="dxa"/>
            <w:noWrap w:val="0"/>
            <w:vAlign w:val="top"/>
          </w:tcPr>
          <w:p w14:paraId="67C9F49A">
            <w:pPr>
              <w:rPr>
                <w:rFonts w:hint="eastAsia" w:ascii="宋体" w:hAnsi="宋体" w:cs="Arial"/>
              </w:rPr>
            </w:pPr>
          </w:p>
        </w:tc>
        <w:tc>
          <w:tcPr>
            <w:tcW w:w="1440" w:type="dxa"/>
            <w:noWrap w:val="0"/>
            <w:vAlign w:val="top"/>
          </w:tcPr>
          <w:p w14:paraId="5EBB12DD">
            <w:pPr>
              <w:rPr>
                <w:rFonts w:hint="eastAsia" w:ascii="宋体" w:hAnsi="宋体" w:cs="Arial"/>
              </w:rPr>
            </w:pPr>
          </w:p>
        </w:tc>
        <w:tc>
          <w:tcPr>
            <w:tcW w:w="4320" w:type="dxa"/>
            <w:noWrap w:val="0"/>
            <w:vAlign w:val="top"/>
          </w:tcPr>
          <w:p w14:paraId="5356820B">
            <w:pPr>
              <w:rPr>
                <w:rFonts w:hint="eastAsia" w:ascii="宋体" w:hAnsi="宋体" w:cs="Arial"/>
              </w:rPr>
            </w:pPr>
          </w:p>
        </w:tc>
        <w:tc>
          <w:tcPr>
            <w:tcW w:w="1980" w:type="dxa"/>
            <w:noWrap w:val="0"/>
            <w:vAlign w:val="top"/>
          </w:tcPr>
          <w:p w14:paraId="31F9F3B2">
            <w:pPr>
              <w:rPr>
                <w:rFonts w:hint="eastAsia" w:ascii="宋体" w:hAnsi="宋体" w:cs="Arial"/>
              </w:rPr>
            </w:pPr>
          </w:p>
        </w:tc>
      </w:tr>
      <w:tr w14:paraId="0243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DC13A6F">
            <w:pPr>
              <w:rPr>
                <w:rFonts w:hint="eastAsia" w:ascii="宋体" w:hAnsi="宋体" w:cs="Arial"/>
              </w:rPr>
            </w:pPr>
          </w:p>
        </w:tc>
        <w:tc>
          <w:tcPr>
            <w:tcW w:w="1440" w:type="dxa"/>
            <w:noWrap w:val="0"/>
            <w:vAlign w:val="top"/>
          </w:tcPr>
          <w:p w14:paraId="7625956A">
            <w:pPr>
              <w:rPr>
                <w:rFonts w:hint="eastAsia" w:ascii="宋体" w:hAnsi="宋体" w:cs="Arial"/>
              </w:rPr>
            </w:pPr>
          </w:p>
        </w:tc>
        <w:tc>
          <w:tcPr>
            <w:tcW w:w="4320" w:type="dxa"/>
            <w:noWrap w:val="0"/>
            <w:vAlign w:val="top"/>
          </w:tcPr>
          <w:p w14:paraId="2467DBA9">
            <w:pPr>
              <w:rPr>
                <w:rFonts w:ascii="宋体" w:hAnsi="宋体" w:cs="Arial"/>
              </w:rPr>
            </w:pPr>
          </w:p>
        </w:tc>
        <w:tc>
          <w:tcPr>
            <w:tcW w:w="1980" w:type="dxa"/>
            <w:noWrap w:val="0"/>
            <w:vAlign w:val="top"/>
          </w:tcPr>
          <w:p w14:paraId="7B15BED8">
            <w:pPr>
              <w:rPr>
                <w:rFonts w:hint="eastAsia" w:ascii="宋体" w:hAnsi="宋体" w:cs="Arial"/>
              </w:rPr>
            </w:pPr>
          </w:p>
        </w:tc>
      </w:tr>
      <w:tr w14:paraId="2B8D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8" w:type="dxa"/>
            <w:noWrap w:val="0"/>
            <w:vAlign w:val="top"/>
          </w:tcPr>
          <w:p w14:paraId="27FA5053">
            <w:pPr>
              <w:rPr>
                <w:rFonts w:hint="eastAsia" w:ascii="宋体" w:hAnsi="宋体" w:cs="Arial"/>
              </w:rPr>
            </w:pPr>
          </w:p>
        </w:tc>
        <w:tc>
          <w:tcPr>
            <w:tcW w:w="1440" w:type="dxa"/>
            <w:noWrap w:val="0"/>
            <w:vAlign w:val="top"/>
          </w:tcPr>
          <w:p w14:paraId="426762E8">
            <w:pPr>
              <w:rPr>
                <w:rFonts w:hint="eastAsia" w:ascii="宋体" w:hAnsi="宋体" w:cs="Arial"/>
              </w:rPr>
            </w:pPr>
          </w:p>
        </w:tc>
        <w:tc>
          <w:tcPr>
            <w:tcW w:w="4320" w:type="dxa"/>
            <w:noWrap w:val="0"/>
            <w:vAlign w:val="top"/>
          </w:tcPr>
          <w:p w14:paraId="22DA2358">
            <w:pPr>
              <w:rPr>
                <w:rFonts w:ascii="宋体" w:hAnsi="宋体" w:cs="Arial"/>
              </w:rPr>
            </w:pPr>
          </w:p>
        </w:tc>
        <w:tc>
          <w:tcPr>
            <w:tcW w:w="1980" w:type="dxa"/>
            <w:noWrap w:val="0"/>
            <w:vAlign w:val="top"/>
          </w:tcPr>
          <w:p w14:paraId="6D26C8E8">
            <w:pPr>
              <w:rPr>
                <w:rFonts w:hint="eastAsia" w:ascii="宋体" w:hAnsi="宋体" w:cs="Arial"/>
              </w:rPr>
            </w:pPr>
          </w:p>
        </w:tc>
      </w:tr>
      <w:tr w14:paraId="4B9A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692ABA0">
            <w:pPr>
              <w:rPr>
                <w:rFonts w:hint="eastAsia" w:ascii="宋体" w:hAnsi="宋体" w:cs="Arial"/>
              </w:rPr>
            </w:pPr>
          </w:p>
        </w:tc>
        <w:tc>
          <w:tcPr>
            <w:tcW w:w="1440" w:type="dxa"/>
            <w:noWrap w:val="0"/>
            <w:vAlign w:val="top"/>
          </w:tcPr>
          <w:p w14:paraId="574D0ABD">
            <w:pPr>
              <w:rPr>
                <w:rFonts w:hint="eastAsia" w:ascii="宋体" w:hAnsi="宋体" w:cs="Arial"/>
              </w:rPr>
            </w:pPr>
          </w:p>
        </w:tc>
        <w:tc>
          <w:tcPr>
            <w:tcW w:w="4320" w:type="dxa"/>
            <w:noWrap w:val="0"/>
            <w:vAlign w:val="top"/>
          </w:tcPr>
          <w:p w14:paraId="32EF9203">
            <w:pPr>
              <w:rPr>
                <w:rFonts w:ascii="宋体" w:hAnsi="宋体" w:cs="Arial"/>
              </w:rPr>
            </w:pPr>
          </w:p>
        </w:tc>
        <w:tc>
          <w:tcPr>
            <w:tcW w:w="1980" w:type="dxa"/>
            <w:noWrap w:val="0"/>
            <w:vAlign w:val="top"/>
          </w:tcPr>
          <w:p w14:paraId="38420E6B">
            <w:pPr>
              <w:rPr>
                <w:rFonts w:hint="eastAsia" w:ascii="宋体" w:hAnsi="宋体" w:cs="Arial"/>
              </w:rPr>
            </w:pPr>
          </w:p>
        </w:tc>
      </w:tr>
      <w:tr w14:paraId="6D4C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98ACDDE">
            <w:pPr>
              <w:rPr>
                <w:rFonts w:ascii="宋体" w:hAnsi="宋体" w:cs="Arial"/>
              </w:rPr>
            </w:pPr>
          </w:p>
        </w:tc>
        <w:tc>
          <w:tcPr>
            <w:tcW w:w="1440" w:type="dxa"/>
            <w:noWrap w:val="0"/>
            <w:vAlign w:val="top"/>
          </w:tcPr>
          <w:p w14:paraId="5100EA00">
            <w:pPr>
              <w:rPr>
                <w:rFonts w:ascii="宋体" w:hAnsi="宋体" w:cs="Arial"/>
              </w:rPr>
            </w:pPr>
          </w:p>
        </w:tc>
        <w:tc>
          <w:tcPr>
            <w:tcW w:w="4320" w:type="dxa"/>
            <w:noWrap w:val="0"/>
            <w:vAlign w:val="top"/>
          </w:tcPr>
          <w:p w14:paraId="4BFC32A9">
            <w:pPr>
              <w:rPr>
                <w:rFonts w:ascii="宋体" w:hAnsi="宋体" w:cs="Arial"/>
              </w:rPr>
            </w:pPr>
          </w:p>
        </w:tc>
        <w:tc>
          <w:tcPr>
            <w:tcW w:w="1980" w:type="dxa"/>
            <w:noWrap w:val="0"/>
            <w:vAlign w:val="top"/>
          </w:tcPr>
          <w:p w14:paraId="61635A23">
            <w:pPr>
              <w:rPr>
                <w:rFonts w:ascii="宋体" w:hAnsi="宋体" w:cs="Arial"/>
              </w:rPr>
            </w:pPr>
          </w:p>
        </w:tc>
      </w:tr>
      <w:tr w14:paraId="12B2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DCEA97E">
            <w:pPr>
              <w:rPr>
                <w:rFonts w:ascii="宋体" w:hAnsi="宋体" w:cs="Arial"/>
              </w:rPr>
            </w:pPr>
          </w:p>
        </w:tc>
        <w:tc>
          <w:tcPr>
            <w:tcW w:w="1440" w:type="dxa"/>
            <w:noWrap w:val="0"/>
            <w:vAlign w:val="top"/>
          </w:tcPr>
          <w:p w14:paraId="4C164A7E">
            <w:pPr>
              <w:rPr>
                <w:rFonts w:ascii="宋体" w:hAnsi="宋体" w:cs="Arial"/>
              </w:rPr>
            </w:pPr>
          </w:p>
        </w:tc>
        <w:tc>
          <w:tcPr>
            <w:tcW w:w="4320" w:type="dxa"/>
            <w:noWrap w:val="0"/>
            <w:vAlign w:val="top"/>
          </w:tcPr>
          <w:p w14:paraId="480DC557">
            <w:pPr>
              <w:rPr>
                <w:rFonts w:ascii="宋体" w:hAnsi="宋体" w:cs="Arial"/>
              </w:rPr>
            </w:pPr>
          </w:p>
        </w:tc>
        <w:tc>
          <w:tcPr>
            <w:tcW w:w="1980" w:type="dxa"/>
            <w:noWrap w:val="0"/>
            <w:vAlign w:val="top"/>
          </w:tcPr>
          <w:p w14:paraId="4A6869A3">
            <w:pPr>
              <w:rPr>
                <w:rFonts w:ascii="宋体" w:hAnsi="宋体" w:cs="Arial"/>
              </w:rPr>
            </w:pPr>
          </w:p>
        </w:tc>
      </w:tr>
      <w:tr w14:paraId="10B2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5FEA0E0E">
            <w:pPr>
              <w:rPr>
                <w:rFonts w:ascii="宋体" w:hAnsi="宋体" w:cs="Arial"/>
              </w:rPr>
            </w:pPr>
          </w:p>
        </w:tc>
        <w:tc>
          <w:tcPr>
            <w:tcW w:w="1440" w:type="dxa"/>
            <w:noWrap w:val="0"/>
            <w:vAlign w:val="top"/>
          </w:tcPr>
          <w:p w14:paraId="3879128C">
            <w:pPr>
              <w:rPr>
                <w:rFonts w:ascii="宋体" w:hAnsi="宋体" w:cs="Arial"/>
              </w:rPr>
            </w:pPr>
          </w:p>
        </w:tc>
        <w:tc>
          <w:tcPr>
            <w:tcW w:w="4320" w:type="dxa"/>
            <w:noWrap w:val="0"/>
            <w:vAlign w:val="top"/>
          </w:tcPr>
          <w:p w14:paraId="78B83E61">
            <w:pPr>
              <w:rPr>
                <w:rFonts w:ascii="宋体" w:hAnsi="宋体" w:cs="Arial"/>
              </w:rPr>
            </w:pPr>
          </w:p>
        </w:tc>
        <w:tc>
          <w:tcPr>
            <w:tcW w:w="1980" w:type="dxa"/>
            <w:noWrap w:val="0"/>
            <w:vAlign w:val="top"/>
          </w:tcPr>
          <w:p w14:paraId="57E0FFBD">
            <w:pPr>
              <w:rPr>
                <w:rFonts w:ascii="宋体" w:hAnsi="宋体" w:cs="Arial"/>
              </w:rPr>
            </w:pPr>
          </w:p>
        </w:tc>
      </w:tr>
      <w:tr w14:paraId="3AC2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D093BB1">
            <w:pPr>
              <w:rPr>
                <w:rFonts w:ascii="宋体" w:hAnsi="宋体" w:cs="Arial"/>
              </w:rPr>
            </w:pPr>
          </w:p>
        </w:tc>
        <w:tc>
          <w:tcPr>
            <w:tcW w:w="1440" w:type="dxa"/>
            <w:noWrap w:val="0"/>
            <w:vAlign w:val="top"/>
          </w:tcPr>
          <w:p w14:paraId="49891DFD">
            <w:pPr>
              <w:rPr>
                <w:rFonts w:ascii="宋体" w:hAnsi="宋体" w:cs="Arial"/>
              </w:rPr>
            </w:pPr>
          </w:p>
        </w:tc>
        <w:tc>
          <w:tcPr>
            <w:tcW w:w="4320" w:type="dxa"/>
            <w:noWrap w:val="0"/>
            <w:vAlign w:val="top"/>
          </w:tcPr>
          <w:p w14:paraId="3854E4A8">
            <w:pPr>
              <w:rPr>
                <w:rFonts w:ascii="宋体" w:hAnsi="宋体" w:cs="Arial"/>
              </w:rPr>
            </w:pPr>
          </w:p>
        </w:tc>
        <w:tc>
          <w:tcPr>
            <w:tcW w:w="1980" w:type="dxa"/>
            <w:noWrap w:val="0"/>
            <w:vAlign w:val="top"/>
          </w:tcPr>
          <w:p w14:paraId="02E51C70">
            <w:pPr>
              <w:rPr>
                <w:rFonts w:ascii="宋体" w:hAnsi="宋体" w:cs="Arial"/>
              </w:rPr>
            </w:pPr>
          </w:p>
        </w:tc>
      </w:tr>
      <w:tr w14:paraId="4837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08192C5D">
            <w:pPr>
              <w:rPr>
                <w:rFonts w:ascii="宋体" w:hAnsi="宋体" w:cs="Arial"/>
              </w:rPr>
            </w:pPr>
          </w:p>
        </w:tc>
        <w:tc>
          <w:tcPr>
            <w:tcW w:w="1440" w:type="dxa"/>
            <w:noWrap w:val="0"/>
            <w:vAlign w:val="top"/>
          </w:tcPr>
          <w:p w14:paraId="682BCFEB">
            <w:pPr>
              <w:rPr>
                <w:rFonts w:ascii="宋体" w:hAnsi="宋体" w:cs="Arial"/>
              </w:rPr>
            </w:pPr>
          </w:p>
        </w:tc>
        <w:tc>
          <w:tcPr>
            <w:tcW w:w="4320" w:type="dxa"/>
            <w:noWrap w:val="0"/>
            <w:vAlign w:val="top"/>
          </w:tcPr>
          <w:p w14:paraId="674192E4">
            <w:pPr>
              <w:rPr>
                <w:rFonts w:ascii="宋体" w:hAnsi="宋体" w:cs="Arial"/>
              </w:rPr>
            </w:pPr>
          </w:p>
        </w:tc>
        <w:tc>
          <w:tcPr>
            <w:tcW w:w="1980" w:type="dxa"/>
            <w:noWrap w:val="0"/>
            <w:vAlign w:val="top"/>
          </w:tcPr>
          <w:p w14:paraId="023B9BF8">
            <w:pPr>
              <w:rPr>
                <w:rFonts w:ascii="宋体" w:hAnsi="宋体" w:cs="Arial"/>
              </w:rPr>
            </w:pPr>
          </w:p>
        </w:tc>
      </w:tr>
      <w:tr w14:paraId="1E4A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0E9FD79">
            <w:pPr>
              <w:rPr>
                <w:rFonts w:ascii="宋体" w:hAnsi="宋体" w:cs="Arial"/>
              </w:rPr>
            </w:pPr>
          </w:p>
        </w:tc>
        <w:tc>
          <w:tcPr>
            <w:tcW w:w="1440" w:type="dxa"/>
            <w:noWrap w:val="0"/>
            <w:vAlign w:val="top"/>
          </w:tcPr>
          <w:p w14:paraId="52E33386">
            <w:pPr>
              <w:rPr>
                <w:rFonts w:ascii="宋体" w:hAnsi="宋体" w:cs="Arial"/>
              </w:rPr>
            </w:pPr>
          </w:p>
        </w:tc>
        <w:tc>
          <w:tcPr>
            <w:tcW w:w="4320" w:type="dxa"/>
            <w:noWrap w:val="0"/>
            <w:vAlign w:val="top"/>
          </w:tcPr>
          <w:p w14:paraId="3588AC68">
            <w:pPr>
              <w:rPr>
                <w:rFonts w:ascii="宋体" w:hAnsi="宋体" w:cs="Arial"/>
              </w:rPr>
            </w:pPr>
          </w:p>
        </w:tc>
        <w:tc>
          <w:tcPr>
            <w:tcW w:w="1980" w:type="dxa"/>
            <w:noWrap w:val="0"/>
            <w:vAlign w:val="top"/>
          </w:tcPr>
          <w:p w14:paraId="2049A7E4">
            <w:pPr>
              <w:rPr>
                <w:rFonts w:ascii="宋体" w:hAnsi="宋体" w:cs="Arial"/>
              </w:rPr>
            </w:pPr>
          </w:p>
        </w:tc>
      </w:tr>
      <w:tr w14:paraId="3A4B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381766D3">
            <w:pPr>
              <w:rPr>
                <w:rFonts w:ascii="宋体" w:hAnsi="宋体" w:cs="Arial"/>
              </w:rPr>
            </w:pPr>
          </w:p>
        </w:tc>
        <w:tc>
          <w:tcPr>
            <w:tcW w:w="1440" w:type="dxa"/>
            <w:noWrap w:val="0"/>
            <w:vAlign w:val="top"/>
          </w:tcPr>
          <w:p w14:paraId="0E99359B">
            <w:pPr>
              <w:rPr>
                <w:rFonts w:ascii="宋体" w:hAnsi="宋体" w:cs="Arial"/>
              </w:rPr>
            </w:pPr>
          </w:p>
        </w:tc>
        <w:tc>
          <w:tcPr>
            <w:tcW w:w="4320" w:type="dxa"/>
            <w:noWrap w:val="0"/>
            <w:vAlign w:val="top"/>
          </w:tcPr>
          <w:p w14:paraId="78A0D621">
            <w:pPr>
              <w:rPr>
                <w:rFonts w:ascii="宋体" w:hAnsi="宋体" w:cs="Arial"/>
              </w:rPr>
            </w:pPr>
          </w:p>
        </w:tc>
        <w:tc>
          <w:tcPr>
            <w:tcW w:w="1980" w:type="dxa"/>
            <w:noWrap w:val="0"/>
            <w:vAlign w:val="top"/>
          </w:tcPr>
          <w:p w14:paraId="36370F2C">
            <w:pPr>
              <w:rPr>
                <w:rFonts w:ascii="宋体" w:hAnsi="宋体" w:cs="Arial"/>
              </w:rPr>
            </w:pPr>
          </w:p>
        </w:tc>
      </w:tr>
      <w:tr w14:paraId="61EC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09B77203">
            <w:pPr>
              <w:rPr>
                <w:rFonts w:ascii="宋体" w:hAnsi="宋体" w:cs="Arial"/>
              </w:rPr>
            </w:pPr>
          </w:p>
        </w:tc>
        <w:tc>
          <w:tcPr>
            <w:tcW w:w="1440" w:type="dxa"/>
            <w:noWrap w:val="0"/>
            <w:vAlign w:val="top"/>
          </w:tcPr>
          <w:p w14:paraId="576888DF">
            <w:pPr>
              <w:rPr>
                <w:rFonts w:ascii="宋体" w:hAnsi="宋体" w:cs="Arial"/>
              </w:rPr>
            </w:pPr>
          </w:p>
        </w:tc>
        <w:tc>
          <w:tcPr>
            <w:tcW w:w="4320" w:type="dxa"/>
            <w:noWrap w:val="0"/>
            <w:vAlign w:val="top"/>
          </w:tcPr>
          <w:p w14:paraId="23D36A35">
            <w:pPr>
              <w:rPr>
                <w:rFonts w:ascii="宋体" w:hAnsi="宋体" w:cs="Arial"/>
              </w:rPr>
            </w:pPr>
          </w:p>
        </w:tc>
        <w:tc>
          <w:tcPr>
            <w:tcW w:w="1980" w:type="dxa"/>
            <w:noWrap w:val="0"/>
            <w:vAlign w:val="top"/>
          </w:tcPr>
          <w:p w14:paraId="4CF42B59">
            <w:pPr>
              <w:rPr>
                <w:rFonts w:ascii="宋体" w:hAnsi="宋体" w:cs="Arial"/>
              </w:rPr>
            </w:pPr>
          </w:p>
        </w:tc>
      </w:tr>
      <w:tr w14:paraId="1415A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8AF8EF3">
            <w:pPr>
              <w:rPr>
                <w:rFonts w:ascii="宋体" w:hAnsi="宋体" w:cs="Arial"/>
              </w:rPr>
            </w:pPr>
          </w:p>
        </w:tc>
        <w:tc>
          <w:tcPr>
            <w:tcW w:w="1440" w:type="dxa"/>
            <w:noWrap w:val="0"/>
            <w:vAlign w:val="top"/>
          </w:tcPr>
          <w:p w14:paraId="48050839">
            <w:pPr>
              <w:rPr>
                <w:rFonts w:ascii="宋体" w:hAnsi="宋体" w:cs="Arial"/>
              </w:rPr>
            </w:pPr>
          </w:p>
        </w:tc>
        <w:tc>
          <w:tcPr>
            <w:tcW w:w="4320" w:type="dxa"/>
            <w:noWrap w:val="0"/>
            <w:vAlign w:val="top"/>
          </w:tcPr>
          <w:p w14:paraId="0537893A">
            <w:pPr>
              <w:rPr>
                <w:rFonts w:ascii="宋体" w:hAnsi="宋体" w:cs="Arial"/>
              </w:rPr>
            </w:pPr>
          </w:p>
        </w:tc>
        <w:tc>
          <w:tcPr>
            <w:tcW w:w="1980" w:type="dxa"/>
            <w:noWrap w:val="0"/>
            <w:vAlign w:val="top"/>
          </w:tcPr>
          <w:p w14:paraId="6BFA5428">
            <w:pPr>
              <w:rPr>
                <w:rFonts w:ascii="宋体" w:hAnsi="宋体" w:cs="Arial"/>
              </w:rPr>
            </w:pPr>
          </w:p>
        </w:tc>
      </w:tr>
      <w:tr w14:paraId="25BB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3EB4D61D">
            <w:pPr>
              <w:rPr>
                <w:rFonts w:ascii="宋体" w:hAnsi="宋体" w:cs="Arial"/>
              </w:rPr>
            </w:pPr>
          </w:p>
        </w:tc>
        <w:tc>
          <w:tcPr>
            <w:tcW w:w="1440" w:type="dxa"/>
            <w:noWrap w:val="0"/>
            <w:vAlign w:val="top"/>
          </w:tcPr>
          <w:p w14:paraId="29DBC9F2">
            <w:pPr>
              <w:rPr>
                <w:rFonts w:ascii="宋体" w:hAnsi="宋体" w:cs="Arial"/>
              </w:rPr>
            </w:pPr>
          </w:p>
        </w:tc>
        <w:tc>
          <w:tcPr>
            <w:tcW w:w="4320" w:type="dxa"/>
            <w:noWrap w:val="0"/>
            <w:vAlign w:val="top"/>
          </w:tcPr>
          <w:p w14:paraId="4C370E70">
            <w:pPr>
              <w:rPr>
                <w:rFonts w:ascii="宋体" w:hAnsi="宋体" w:cs="Arial"/>
              </w:rPr>
            </w:pPr>
          </w:p>
        </w:tc>
        <w:tc>
          <w:tcPr>
            <w:tcW w:w="1980" w:type="dxa"/>
            <w:noWrap w:val="0"/>
            <w:vAlign w:val="top"/>
          </w:tcPr>
          <w:p w14:paraId="30CA94FD">
            <w:pPr>
              <w:rPr>
                <w:rFonts w:ascii="宋体" w:hAnsi="宋体" w:cs="Arial"/>
              </w:rPr>
            </w:pPr>
          </w:p>
        </w:tc>
      </w:tr>
      <w:tr w14:paraId="1BA8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A7EF88D">
            <w:pPr>
              <w:rPr>
                <w:rFonts w:ascii="宋体" w:hAnsi="宋体" w:cs="Arial"/>
              </w:rPr>
            </w:pPr>
          </w:p>
        </w:tc>
        <w:tc>
          <w:tcPr>
            <w:tcW w:w="1440" w:type="dxa"/>
            <w:noWrap w:val="0"/>
            <w:vAlign w:val="top"/>
          </w:tcPr>
          <w:p w14:paraId="63EA944C">
            <w:pPr>
              <w:rPr>
                <w:rFonts w:ascii="宋体" w:hAnsi="宋体" w:cs="Arial"/>
              </w:rPr>
            </w:pPr>
          </w:p>
        </w:tc>
        <w:tc>
          <w:tcPr>
            <w:tcW w:w="4320" w:type="dxa"/>
            <w:noWrap w:val="0"/>
            <w:vAlign w:val="top"/>
          </w:tcPr>
          <w:p w14:paraId="2A3F5274">
            <w:pPr>
              <w:rPr>
                <w:rFonts w:ascii="宋体" w:hAnsi="宋体" w:cs="Arial"/>
              </w:rPr>
            </w:pPr>
          </w:p>
        </w:tc>
        <w:tc>
          <w:tcPr>
            <w:tcW w:w="1980" w:type="dxa"/>
            <w:noWrap w:val="0"/>
            <w:vAlign w:val="top"/>
          </w:tcPr>
          <w:p w14:paraId="7273432B">
            <w:pPr>
              <w:rPr>
                <w:rFonts w:ascii="宋体" w:hAnsi="宋体" w:cs="Arial"/>
              </w:rPr>
            </w:pPr>
          </w:p>
        </w:tc>
      </w:tr>
      <w:tr w14:paraId="25DA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6862860">
            <w:pPr>
              <w:rPr>
                <w:rFonts w:ascii="宋体" w:hAnsi="宋体" w:cs="Arial"/>
              </w:rPr>
            </w:pPr>
          </w:p>
        </w:tc>
        <w:tc>
          <w:tcPr>
            <w:tcW w:w="1440" w:type="dxa"/>
            <w:noWrap w:val="0"/>
            <w:vAlign w:val="top"/>
          </w:tcPr>
          <w:p w14:paraId="01F8E709">
            <w:pPr>
              <w:rPr>
                <w:rFonts w:ascii="宋体" w:hAnsi="宋体" w:cs="Arial"/>
              </w:rPr>
            </w:pPr>
          </w:p>
        </w:tc>
        <w:tc>
          <w:tcPr>
            <w:tcW w:w="4320" w:type="dxa"/>
            <w:noWrap w:val="0"/>
            <w:vAlign w:val="top"/>
          </w:tcPr>
          <w:p w14:paraId="4B52E1CE">
            <w:pPr>
              <w:rPr>
                <w:rFonts w:ascii="宋体" w:hAnsi="宋体" w:cs="Arial"/>
              </w:rPr>
            </w:pPr>
          </w:p>
        </w:tc>
        <w:tc>
          <w:tcPr>
            <w:tcW w:w="1980" w:type="dxa"/>
            <w:noWrap w:val="0"/>
            <w:vAlign w:val="top"/>
          </w:tcPr>
          <w:p w14:paraId="17ABE973">
            <w:pPr>
              <w:rPr>
                <w:rFonts w:ascii="宋体" w:hAnsi="宋体" w:cs="Arial"/>
              </w:rPr>
            </w:pPr>
          </w:p>
        </w:tc>
      </w:tr>
      <w:tr w14:paraId="2D37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C0522CC">
            <w:pPr>
              <w:rPr>
                <w:rFonts w:ascii="宋体" w:hAnsi="宋体" w:cs="Arial"/>
              </w:rPr>
            </w:pPr>
          </w:p>
        </w:tc>
        <w:tc>
          <w:tcPr>
            <w:tcW w:w="1440" w:type="dxa"/>
            <w:noWrap w:val="0"/>
            <w:vAlign w:val="top"/>
          </w:tcPr>
          <w:p w14:paraId="339B50CD">
            <w:pPr>
              <w:rPr>
                <w:rFonts w:ascii="宋体" w:hAnsi="宋体" w:cs="Arial"/>
              </w:rPr>
            </w:pPr>
          </w:p>
        </w:tc>
        <w:tc>
          <w:tcPr>
            <w:tcW w:w="4320" w:type="dxa"/>
            <w:noWrap w:val="0"/>
            <w:vAlign w:val="top"/>
          </w:tcPr>
          <w:p w14:paraId="3883E50F">
            <w:pPr>
              <w:rPr>
                <w:rFonts w:ascii="宋体" w:hAnsi="宋体" w:cs="Arial"/>
              </w:rPr>
            </w:pPr>
          </w:p>
        </w:tc>
        <w:tc>
          <w:tcPr>
            <w:tcW w:w="1980" w:type="dxa"/>
            <w:noWrap w:val="0"/>
            <w:vAlign w:val="top"/>
          </w:tcPr>
          <w:p w14:paraId="19A2C54E">
            <w:pPr>
              <w:rPr>
                <w:rFonts w:ascii="宋体" w:hAnsi="宋体" w:cs="Arial"/>
              </w:rPr>
            </w:pPr>
          </w:p>
        </w:tc>
      </w:tr>
      <w:tr w14:paraId="71C9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1400A20B">
            <w:pPr>
              <w:rPr>
                <w:rFonts w:ascii="宋体" w:hAnsi="宋体" w:cs="Arial"/>
              </w:rPr>
            </w:pPr>
          </w:p>
        </w:tc>
        <w:tc>
          <w:tcPr>
            <w:tcW w:w="1440" w:type="dxa"/>
            <w:noWrap w:val="0"/>
            <w:vAlign w:val="top"/>
          </w:tcPr>
          <w:p w14:paraId="1AD10649">
            <w:pPr>
              <w:rPr>
                <w:rFonts w:ascii="宋体" w:hAnsi="宋体" w:cs="Arial"/>
              </w:rPr>
            </w:pPr>
          </w:p>
        </w:tc>
        <w:tc>
          <w:tcPr>
            <w:tcW w:w="4320" w:type="dxa"/>
            <w:noWrap w:val="0"/>
            <w:vAlign w:val="top"/>
          </w:tcPr>
          <w:p w14:paraId="4D39B3EF">
            <w:pPr>
              <w:rPr>
                <w:rFonts w:ascii="宋体" w:hAnsi="宋体" w:cs="Arial"/>
              </w:rPr>
            </w:pPr>
          </w:p>
        </w:tc>
        <w:tc>
          <w:tcPr>
            <w:tcW w:w="1980" w:type="dxa"/>
            <w:noWrap w:val="0"/>
            <w:vAlign w:val="top"/>
          </w:tcPr>
          <w:p w14:paraId="0858686A">
            <w:pPr>
              <w:rPr>
                <w:rFonts w:ascii="宋体" w:hAnsi="宋体" w:cs="Arial"/>
              </w:rPr>
            </w:pPr>
          </w:p>
        </w:tc>
      </w:tr>
    </w:tbl>
    <w:p w14:paraId="179AA01D">
      <w:pPr>
        <w:rPr>
          <w:rFonts w:ascii="宋体" w:hAnsi="宋体"/>
        </w:rPr>
      </w:pPr>
    </w:p>
    <w:p w14:paraId="1641CA4F">
      <w:pPr>
        <w:rPr>
          <w:rFonts w:hint="eastAsia"/>
          <w:b/>
          <w:sz w:val="28"/>
        </w:rPr>
      </w:pPr>
      <w:r>
        <w:rPr>
          <w:rFonts w:ascii="宋体" w:hAnsi="宋体"/>
        </w:rPr>
        <w:br w:type="page"/>
      </w:r>
      <w:r>
        <w:rPr>
          <w:rFonts w:hint="eastAsia"/>
          <w:b/>
          <w:sz w:val="44"/>
        </w:rPr>
        <w:t>目 录</w:t>
      </w:r>
    </w:p>
    <w:p w14:paraId="773C38D2">
      <w:pPr>
        <w:pStyle w:val="11"/>
        <w:tabs>
          <w:tab w:val="right" w:leader="dot" w:pos="8312"/>
        </w:tabs>
      </w:pPr>
      <w:r>
        <w:rPr>
          <w:caps w:val="0"/>
          <w:sz w:val="21"/>
        </w:rPr>
        <w:fldChar w:fldCharType="begin"/>
      </w:r>
      <w:r>
        <w:rPr>
          <w:caps w:val="0"/>
          <w:sz w:val="21"/>
        </w:rPr>
        <w:instrText xml:space="preserve"> TOC \o "1-3" \h \z </w:instrText>
      </w:r>
      <w:r>
        <w:rPr>
          <w:caps w:val="0"/>
          <w:sz w:val="21"/>
        </w:rPr>
        <w:fldChar w:fldCharType="separate"/>
      </w:r>
      <w:r>
        <w:rPr>
          <w:caps w:val="0"/>
        </w:rPr>
        <w:fldChar w:fldCharType="begin"/>
      </w:r>
      <w:r>
        <w:rPr>
          <w:caps w:val="0"/>
        </w:rPr>
        <w:instrText xml:space="preserve"> HYPERLINK \l _Toc12286 </w:instrText>
      </w:r>
      <w:r>
        <w:rPr>
          <w:caps w:val="0"/>
        </w:rPr>
        <w:fldChar w:fldCharType="separate"/>
      </w:r>
      <w:r>
        <w:rPr>
          <w:rFonts w:hint="eastAsia"/>
        </w:rPr>
        <w:t>1. 引言</w:t>
      </w:r>
      <w:r>
        <w:tab/>
      </w:r>
      <w:r>
        <w:fldChar w:fldCharType="begin"/>
      </w:r>
      <w:r>
        <w:instrText xml:space="preserve"> PAGEREF _Toc12286 \h </w:instrText>
      </w:r>
      <w:r>
        <w:fldChar w:fldCharType="separate"/>
      </w:r>
      <w:r>
        <w:t>1</w:t>
      </w:r>
      <w:r>
        <w:fldChar w:fldCharType="end"/>
      </w:r>
      <w:r>
        <w:rPr>
          <w:caps w:val="0"/>
        </w:rPr>
        <w:fldChar w:fldCharType="end"/>
      </w:r>
    </w:p>
    <w:p w14:paraId="59BC6DCB">
      <w:pPr>
        <w:pStyle w:val="12"/>
        <w:tabs>
          <w:tab w:val="right" w:leader="dot" w:pos="8312"/>
        </w:tabs>
      </w:pPr>
      <w:r>
        <w:rPr>
          <w:caps/>
        </w:rPr>
        <w:fldChar w:fldCharType="begin"/>
      </w:r>
      <w:r>
        <w:rPr>
          <w:caps/>
        </w:rPr>
        <w:instrText xml:space="preserve"> HYPERLINK \l _Toc29414 </w:instrText>
      </w:r>
      <w:r>
        <w:rPr>
          <w:caps/>
        </w:rPr>
        <w:fldChar w:fldCharType="separate"/>
      </w:r>
      <w:r>
        <w:rPr>
          <w:rFonts w:hint="eastAsia"/>
        </w:rPr>
        <w:t>1.1 目的</w:t>
      </w:r>
      <w:r>
        <w:tab/>
      </w:r>
      <w:r>
        <w:fldChar w:fldCharType="begin"/>
      </w:r>
      <w:r>
        <w:instrText xml:space="preserve"> PAGEREF _Toc29414 \h </w:instrText>
      </w:r>
      <w:r>
        <w:fldChar w:fldCharType="separate"/>
      </w:r>
      <w:r>
        <w:t>1</w:t>
      </w:r>
      <w:r>
        <w:fldChar w:fldCharType="end"/>
      </w:r>
      <w:r>
        <w:rPr>
          <w:caps/>
        </w:rPr>
        <w:fldChar w:fldCharType="end"/>
      </w:r>
    </w:p>
    <w:p w14:paraId="00331CEB">
      <w:pPr>
        <w:pStyle w:val="12"/>
        <w:tabs>
          <w:tab w:val="right" w:leader="dot" w:pos="8312"/>
        </w:tabs>
      </w:pPr>
      <w:r>
        <w:rPr>
          <w:caps/>
        </w:rPr>
        <w:fldChar w:fldCharType="begin"/>
      </w:r>
      <w:r>
        <w:rPr>
          <w:caps/>
        </w:rPr>
        <w:instrText xml:space="preserve"> HYPERLINK \l _Toc11042 </w:instrText>
      </w:r>
      <w:r>
        <w:rPr>
          <w:caps/>
        </w:rPr>
        <w:fldChar w:fldCharType="separate"/>
      </w:r>
      <w:r>
        <w:rPr>
          <w:rFonts w:hint="eastAsia"/>
        </w:rPr>
        <w:t>1.2 范围</w:t>
      </w:r>
      <w:r>
        <w:tab/>
      </w:r>
      <w:r>
        <w:fldChar w:fldCharType="begin"/>
      </w:r>
      <w:r>
        <w:instrText xml:space="preserve"> PAGEREF _Toc11042 \h </w:instrText>
      </w:r>
      <w:r>
        <w:fldChar w:fldCharType="separate"/>
      </w:r>
      <w:r>
        <w:t>1</w:t>
      </w:r>
      <w:r>
        <w:fldChar w:fldCharType="end"/>
      </w:r>
      <w:r>
        <w:rPr>
          <w:caps/>
        </w:rPr>
        <w:fldChar w:fldCharType="end"/>
      </w:r>
    </w:p>
    <w:p w14:paraId="5D00D135">
      <w:pPr>
        <w:pStyle w:val="12"/>
        <w:tabs>
          <w:tab w:val="right" w:leader="dot" w:pos="8312"/>
        </w:tabs>
      </w:pPr>
      <w:r>
        <w:rPr>
          <w:caps/>
        </w:rPr>
        <w:fldChar w:fldCharType="begin"/>
      </w:r>
      <w:r>
        <w:rPr>
          <w:caps/>
        </w:rPr>
        <w:instrText xml:space="preserve"> HYPERLINK \l _Toc29703 </w:instrText>
      </w:r>
      <w:r>
        <w:rPr>
          <w:caps/>
        </w:rPr>
        <w:fldChar w:fldCharType="separate"/>
      </w:r>
      <w:r>
        <w:rPr>
          <w:rFonts w:hint="eastAsia"/>
        </w:rPr>
        <w:t>1.3 定义、首字母缩写词和缩略语</w:t>
      </w:r>
      <w:r>
        <w:tab/>
      </w:r>
      <w:r>
        <w:fldChar w:fldCharType="begin"/>
      </w:r>
      <w:r>
        <w:instrText xml:space="preserve"> PAGEREF _Toc29703 \h </w:instrText>
      </w:r>
      <w:r>
        <w:fldChar w:fldCharType="separate"/>
      </w:r>
      <w:r>
        <w:t>1</w:t>
      </w:r>
      <w:r>
        <w:fldChar w:fldCharType="end"/>
      </w:r>
      <w:r>
        <w:rPr>
          <w:caps/>
        </w:rPr>
        <w:fldChar w:fldCharType="end"/>
      </w:r>
    </w:p>
    <w:p w14:paraId="7F53C279">
      <w:pPr>
        <w:pStyle w:val="12"/>
        <w:tabs>
          <w:tab w:val="right" w:leader="dot" w:pos="8312"/>
        </w:tabs>
      </w:pPr>
      <w:r>
        <w:rPr>
          <w:caps/>
        </w:rPr>
        <w:fldChar w:fldCharType="begin"/>
      </w:r>
      <w:r>
        <w:rPr>
          <w:caps/>
        </w:rPr>
        <w:instrText xml:space="preserve"> HYPERLINK \l _Toc10044 </w:instrText>
      </w:r>
      <w:r>
        <w:rPr>
          <w:caps/>
        </w:rPr>
        <w:fldChar w:fldCharType="separate"/>
      </w:r>
      <w:r>
        <w:rPr>
          <w:rFonts w:hint="eastAsia"/>
        </w:rPr>
        <w:t>1.4 参考资料</w:t>
      </w:r>
      <w:r>
        <w:tab/>
      </w:r>
      <w:r>
        <w:fldChar w:fldCharType="begin"/>
      </w:r>
      <w:r>
        <w:instrText xml:space="preserve"> PAGEREF _Toc10044 \h </w:instrText>
      </w:r>
      <w:r>
        <w:fldChar w:fldCharType="separate"/>
      </w:r>
      <w:r>
        <w:t>1</w:t>
      </w:r>
      <w:r>
        <w:fldChar w:fldCharType="end"/>
      </w:r>
      <w:r>
        <w:rPr>
          <w:caps/>
        </w:rPr>
        <w:fldChar w:fldCharType="end"/>
      </w:r>
    </w:p>
    <w:p w14:paraId="669B864C">
      <w:pPr>
        <w:pStyle w:val="11"/>
        <w:tabs>
          <w:tab w:val="right" w:leader="dot" w:pos="8312"/>
        </w:tabs>
      </w:pPr>
      <w:r>
        <w:rPr>
          <w:caps w:val="0"/>
        </w:rPr>
        <w:fldChar w:fldCharType="begin"/>
      </w:r>
      <w:r>
        <w:rPr>
          <w:caps w:val="0"/>
        </w:rPr>
        <w:instrText xml:space="preserve"> HYPERLINK \l _Toc31709 </w:instrText>
      </w:r>
      <w:r>
        <w:rPr>
          <w:caps w:val="0"/>
        </w:rPr>
        <w:fldChar w:fldCharType="separate"/>
      </w:r>
      <w:r>
        <w:rPr>
          <w:rFonts w:hint="eastAsia"/>
        </w:rPr>
        <w:t>2. 软件总体概述</w:t>
      </w:r>
      <w:r>
        <w:tab/>
      </w:r>
      <w:r>
        <w:fldChar w:fldCharType="begin"/>
      </w:r>
      <w:r>
        <w:instrText xml:space="preserve"> PAGEREF _Toc31709 \h </w:instrText>
      </w:r>
      <w:r>
        <w:fldChar w:fldCharType="separate"/>
      </w:r>
      <w:r>
        <w:t>1</w:t>
      </w:r>
      <w:r>
        <w:fldChar w:fldCharType="end"/>
      </w:r>
      <w:r>
        <w:rPr>
          <w:caps w:val="0"/>
        </w:rPr>
        <w:fldChar w:fldCharType="end"/>
      </w:r>
    </w:p>
    <w:p w14:paraId="462CDFA1">
      <w:pPr>
        <w:pStyle w:val="12"/>
        <w:tabs>
          <w:tab w:val="right" w:leader="dot" w:pos="8312"/>
        </w:tabs>
      </w:pPr>
      <w:r>
        <w:rPr>
          <w:caps/>
        </w:rPr>
        <w:fldChar w:fldCharType="begin"/>
      </w:r>
      <w:r>
        <w:rPr>
          <w:caps/>
        </w:rPr>
        <w:instrText xml:space="preserve"> HYPERLINK \l _Toc11113 </w:instrText>
      </w:r>
      <w:r>
        <w:rPr>
          <w:caps/>
        </w:rPr>
        <w:fldChar w:fldCharType="separate"/>
      </w:r>
      <w:r>
        <w:rPr>
          <w:rFonts w:hint="eastAsia"/>
        </w:rPr>
        <w:t>2.1 软件标识</w:t>
      </w:r>
      <w:r>
        <w:tab/>
      </w:r>
      <w:r>
        <w:fldChar w:fldCharType="begin"/>
      </w:r>
      <w:r>
        <w:instrText xml:space="preserve"> PAGEREF _Toc11113 \h </w:instrText>
      </w:r>
      <w:r>
        <w:fldChar w:fldCharType="separate"/>
      </w:r>
      <w:r>
        <w:t>1</w:t>
      </w:r>
      <w:r>
        <w:fldChar w:fldCharType="end"/>
      </w:r>
      <w:r>
        <w:rPr>
          <w:caps/>
        </w:rPr>
        <w:fldChar w:fldCharType="end"/>
      </w:r>
    </w:p>
    <w:p w14:paraId="363399A6">
      <w:pPr>
        <w:pStyle w:val="12"/>
        <w:tabs>
          <w:tab w:val="right" w:leader="dot" w:pos="8312"/>
        </w:tabs>
      </w:pPr>
      <w:r>
        <w:rPr>
          <w:caps/>
        </w:rPr>
        <w:fldChar w:fldCharType="begin"/>
      </w:r>
      <w:r>
        <w:rPr>
          <w:caps/>
        </w:rPr>
        <w:instrText xml:space="preserve"> HYPERLINK \l _Toc27624 </w:instrText>
      </w:r>
      <w:r>
        <w:rPr>
          <w:caps/>
        </w:rPr>
        <w:fldChar w:fldCharType="separate"/>
      </w:r>
      <w:r>
        <w:rPr>
          <w:rFonts w:hint="eastAsia"/>
        </w:rPr>
        <w:t>2.2 软件描述</w:t>
      </w:r>
      <w:r>
        <w:tab/>
      </w:r>
      <w:r>
        <w:fldChar w:fldCharType="begin"/>
      </w:r>
      <w:r>
        <w:instrText xml:space="preserve"> PAGEREF _Toc27624 \h </w:instrText>
      </w:r>
      <w:r>
        <w:fldChar w:fldCharType="separate"/>
      </w:r>
      <w:r>
        <w:t>2</w:t>
      </w:r>
      <w:r>
        <w:fldChar w:fldCharType="end"/>
      </w:r>
      <w:r>
        <w:rPr>
          <w:caps/>
        </w:rPr>
        <w:fldChar w:fldCharType="end"/>
      </w:r>
    </w:p>
    <w:p w14:paraId="55B11876">
      <w:pPr>
        <w:pStyle w:val="8"/>
        <w:tabs>
          <w:tab w:val="right" w:leader="dot" w:pos="8312"/>
        </w:tabs>
      </w:pPr>
      <w:r>
        <w:rPr>
          <w:caps/>
        </w:rPr>
        <w:fldChar w:fldCharType="begin"/>
      </w:r>
      <w:r>
        <w:rPr>
          <w:caps/>
        </w:rPr>
        <w:instrText xml:space="preserve"> HYPERLINK \l _Toc30389 </w:instrText>
      </w:r>
      <w:r>
        <w:rPr>
          <w:caps/>
        </w:rPr>
        <w:fldChar w:fldCharType="separate"/>
      </w:r>
      <w:r>
        <w:rPr>
          <w:rFonts w:hint="eastAsia"/>
        </w:rPr>
        <w:t>2.2.1 系统属性</w:t>
      </w:r>
      <w:r>
        <w:tab/>
      </w:r>
      <w:r>
        <w:fldChar w:fldCharType="begin"/>
      </w:r>
      <w:r>
        <w:instrText xml:space="preserve"> PAGEREF _Toc30389 \h </w:instrText>
      </w:r>
      <w:r>
        <w:fldChar w:fldCharType="separate"/>
      </w:r>
      <w:r>
        <w:t>2</w:t>
      </w:r>
      <w:r>
        <w:fldChar w:fldCharType="end"/>
      </w:r>
      <w:r>
        <w:rPr>
          <w:caps/>
        </w:rPr>
        <w:fldChar w:fldCharType="end"/>
      </w:r>
    </w:p>
    <w:p w14:paraId="3F36EA8C">
      <w:pPr>
        <w:pStyle w:val="8"/>
        <w:tabs>
          <w:tab w:val="right" w:leader="dot" w:pos="8312"/>
        </w:tabs>
      </w:pPr>
      <w:r>
        <w:rPr>
          <w:caps/>
        </w:rPr>
        <w:fldChar w:fldCharType="begin"/>
      </w:r>
      <w:r>
        <w:rPr>
          <w:caps/>
        </w:rPr>
        <w:instrText xml:space="preserve"> HYPERLINK \l _Toc1124 </w:instrText>
      </w:r>
      <w:r>
        <w:rPr>
          <w:caps/>
        </w:rPr>
        <w:fldChar w:fldCharType="separate"/>
      </w:r>
      <w:r>
        <w:rPr>
          <w:rFonts w:hint="eastAsia"/>
        </w:rPr>
        <w:t>2.2.2 开发背景</w:t>
      </w:r>
      <w:r>
        <w:tab/>
      </w:r>
      <w:r>
        <w:fldChar w:fldCharType="begin"/>
      </w:r>
      <w:r>
        <w:instrText xml:space="preserve"> PAGEREF _Toc1124 \h </w:instrText>
      </w:r>
      <w:r>
        <w:fldChar w:fldCharType="separate"/>
      </w:r>
      <w:r>
        <w:t>2</w:t>
      </w:r>
      <w:r>
        <w:fldChar w:fldCharType="end"/>
      </w:r>
      <w:r>
        <w:rPr>
          <w:caps/>
        </w:rPr>
        <w:fldChar w:fldCharType="end"/>
      </w:r>
    </w:p>
    <w:p w14:paraId="6BDF97D3">
      <w:pPr>
        <w:pStyle w:val="8"/>
        <w:tabs>
          <w:tab w:val="right" w:leader="dot" w:pos="8312"/>
        </w:tabs>
      </w:pPr>
      <w:r>
        <w:rPr>
          <w:caps/>
        </w:rPr>
        <w:fldChar w:fldCharType="begin"/>
      </w:r>
      <w:r>
        <w:rPr>
          <w:caps/>
        </w:rPr>
        <w:instrText xml:space="preserve"> HYPERLINK \l _Toc22591 </w:instrText>
      </w:r>
      <w:r>
        <w:rPr>
          <w:caps/>
        </w:rPr>
        <w:fldChar w:fldCharType="separate"/>
      </w:r>
      <w:r>
        <w:rPr>
          <w:rFonts w:hint="eastAsia"/>
        </w:rPr>
        <w:t>2.2.3 软件功能</w:t>
      </w:r>
      <w:r>
        <w:tab/>
      </w:r>
      <w:r>
        <w:fldChar w:fldCharType="begin"/>
      </w:r>
      <w:r>
        <w:instrText xml:space="preserve"> PAGEREF _Toc22591 \h </w:instrText>
      </w:r>
      <w:r>
        <w:fldChar w:fldCharType="separate"/>
      </w:r>
      <w:r>
        <w:t>2</w:t>
      </w:r>
      <w:r>
        <w:fldChar w:fldCharType="end"/>
      </w:r>
      <w:r>
        <w:rPr>
          <w:caps/>
        </w:rPr>
        <w:fldChar w:fldCharType="end"/>
      </w:r>
    </w:p>
    <w:p w14:paraId="3E42B89F">
      <w:pPr>
        <w:pStyle w:val="12"/>
        <w:tabs>
          <w:tab w:val="right" w:leader="dot" w:pos="8312"/>
        </w:tabs>
      </w:pPr>
      <w:r>
        <w:rPr>
          <w:caps/>
        </w:rPr>
        <w:fldChar w:fldCharType="begin"/>
      </w:r>
      <w:r>
        <w:rPr>
          <w:caps/>
        </w:rPr>
        <w:instrText xml:space="preserve"> HYPERLINK \l _Toc4199 </w:instrText>
      </w:r>
      <w:r>
        <w:rPr>
          <w:caps/>
        </w:rPr>
        <w:fldChar w:fldCharType="separate"/>
      </w:r>
      <w:r>
        <w:rPr>
          <w:rFonts w:hint="eastAsia"/>
        </w:rPr>
        <w:t>2.3 用户的特点</w:t>
      </w:r>
      <w:r>
        <w:tab/>
      </w:r>
      <w:r>
        <w:fldChar w:fldCharType="begin"/>
      </w:r>
      <w:r>
        <w:instrText xml:space="preserve"> PAGEREF _Toc4199 \h </w:instrText>
      </w:r>
      <w:r>
        <w:fldChar w:fldCharType="separate"/>
      </w:r>
      <w:r>
        <w:t>2</w:t>
      </w:r>
      <w:r>
        <w:fldChar w:fldCharType="end"/>
      </w:r>
      <w:r>
        <w:rPr>
          <w:caps/>
        </w:rPr>
        <w:fldChar w:fldCharType="end"/>
      </w:r>
    </w:p>
    <w:p w14:paraId="2BBB4459">
      <w:pPr>
        <w:pStyle w:val="12"/>
        <w:tabs>
          <w:tab w:val="right" w:leader="dot" w:pos="8312"/>
        </w:tabs>
      </w:pPr>
      <w:r>
        <w:rPr>
          <w:caps/>
        </w:rPr>
        <w:fldChar w:fldCharType="begin"/>
      </w:r>
      <w:r>
        <w:rPr>
          <w:caps/>
        </w:rPr>
        <w:instrText xml:space="preserve"> HYPERLINK \l _Toc3446 </w:instrText>
      </w:r>
      <w:r>
        <w:rPr>
          <w:caps/>
        </w:rPr>
        <w:fldChar w:fldCharType="separate"/>
      </w:r>
      <w:r>
        <w:rPr>
          <w:rFonts w:hint="eastAsia"/>
        </w:rPr>
        <w:t>2.4 限制与约束</w:t>
      </w:r>
      <w:r>
        <w:tab/>
      </w:r>
      <w:r>
        <w:fldChar w:fldCharType="begin"/>
      </w:r>
      <w:r>
        <w:instrText xml:space="preserve"> PAGEREF _Toc3446 \h </w:instrText>
      </w:r>
      <w:r>
        <w:fldChar w:fldCharType="separate"/>
      </w:r>
      <w:r>
        <w:t>3</w:t>
      </w:r>
      <w:r>
        <w:fldChar w:fldCharType="end"/>
      </w:r>
      <w:r>
        <w:rPr>
          <w:caps/>
        </w:rPr>
        <w:fldChar w:fldCharType="end"/>
      </w:r>
    </w:p>
    <w:p w14:paraId="1AA352E5">
      <w:pPr>
        <w:pStyle w:val="11"/>
        <w:tabs>
          <w:tab w:val="right" w:leader="dot" w:pos="8312"/>
        </w:tabs>
      </w:pPr>
      <w:r>
        <w:rPr>
          <w:caps w:val="0"/>
        </w:rPr>
        <w:fldChar w:fldCharType="begin"/>
      </w:r>
      <w:r>
        <w:rPr>
          <w:caps w:val="0"/>
        </w:rPr>
        <w:instrText xml:space="preserve"> HYPERLINK \l _Toc9124 </w:instrText>
      </w:r>
      <w:r>
        <w:rPr>
          <w:caps w:val="0"/>
        </w:rPr>
        <w:fldChar w:fldCharType="separate"/>
      </w:r>
      <w:r>
        <w:rPr>
          <w:rFonts w:hint="eastAsia"/>
        </w:rPr>
        <w:t>3. 具体需求</w:t>
      </w:r>
      <w:r>
        <w:tab/>
      </w:r>
      <w:r>
        <w:fldChar w:fldCharType="begin"/>
      </w:r>
      <w:r>
        <w:instrText xml:space="preserve"> PAGEREF _Toc9124 \h </w:instrText>
      </w:r>
      <w:r>
        <w:fldChar w:fldCharType="separate"/>
      </w:r>
      <w:r>
        <w:t>3</w:t>
      </w:r>
      <w:r>
        <w:fldChar w:fldCharType="end"/>
      </w:r>
      <w:r>
        <w:rPr>
          <w:caps w:val="0"/>
        </w:rPr>
        <w:fldChar w:fldCharType="end"/>
      </w:r>
    </w:p>
    <w:p w14:paraId="13B0AF3F">
      <w:pPr>
        <w:pStyle w:val="12"/>
        <w:tabs>
          <w:tab w:val="right" w:leader="dot" w:pos="8312"/>
        </w:tabs>
      </w:pPr>
      <w:r>
        <w:rPr>
          <w:caps/>
        </w:rPr>
        <w:fldChar w:fldCharType="begin"/>
      </w:r>
      <w:r>
        <w:rPr>
          <w:caps/>
        </w:rPr>
        <w:instrText xml:space="preserve"> HYPERLINK \l _Toc32566 </w:instrText>
      </w:r>
      <w:r>
        <w:rPr>
          <w:caps/>
        </w:rPr>
        <w:fldChar w:fldCharType="separate"/>
      </w:r>
      <w:r>
        <w:rPr>
          <w:rFonts w:hint="eastAsia" w:ascii="Arial" w:hAnsi="Arial" w:eastAsia="宋体" w:cs="Times New Roman"/>
          <w:lang w:val="zh-CN"/>
        </w:rPr>
        <w:t>3.1 用户登录</w:t>
      </w:r>
      <w:r>
        <w:tab/>
      </w:r>
      <w:r>
        <w:fldChar w:fldCharType="begin"/>
      </w:r>
      <w:r>
        <w:instrText xml:space="preserve"> PAGEREF _Toc32566 \h </w:instrText>
      </w:r>
      <w:r>
        <w:fldChar w:fldCharType="separate"/>
      </w:r>
      <w:r>
        <w:t>3</w:t>
      </w:r>
      <w:r>
        <w:fldChar w:fldCharType="end"/>
      </w:r>
      <w:r>
        <w:rPr>
          <w:caps/>
        </w:rPr>
        <w:fldChar w:fldCharType="end"/>
      </w:r>
    </w:p>
    <w:p w14:paraId="510A5345">
      <w:pPr>
        <w:pStyle w:val="12"/>
        <w:tabs>
          <w:tab w:val="right" w:leader="dot" w:pos="8312"/>
        </w:tabs>
      </w:pPr>
      <w:r>
        <w:rPr>
          <w:caps/>
        </w:rPr>
        <w:fldChar w:fldCharType="begin"/>
      </w:r>
      <w:r>
        <w:rPr>
          <w:caps/>
        </w:rPr>
        <w:instrText xml:space="preserve"> HYPERLINK \l _Toc32667 </w:instrText>
      </w:r>
      <w:r>
        <w:rPr>
          <w:caps/>
        </w:rPr>
        <w:fldChar w:fldCharType="separate"/>
      </w:r>
      <w:r>
        <w:rPr>
          <w:rFonts w:hint="eastAsia"/>
          <w:lang w:val="zh-CN"/>
        </w:rPr>
        <w:t>3.2 实验室管理</w:t>
      </w:r>
      <w:r>
        <w:tab/>
      </w:r>
      <w:r>
        <w:fldChar w:fldCharType="begin"/>
      </w:r>
      <w:r>
        <w:instrText xml:space="preserve"> PAGEREF _Toc32667 \h </w:instrText>
      </w:r>
      <w:r>
        <w:fldChar w:fldCharType="separate"/>
      </w:r>
      <w:r>
        <w:t>4</w:t>
      </w:r>
      <w:r>
        <w:fldChar w:fldCharType="end"/>
      </w:r>
      <w:r>
        <w:rPr>
          <w:caps/>
        </w:rPr>
        <w:fldChar w:fldCharType="end"/>
      </w:r>
    </w:p>
    <w:p w14:paraId="4F9CF8CD">
      <w:pPr>
        <w:pStyle w:val="12"/>
        <w:tabs>
          <w:tab w:val="right" w:leader="dot" w:pos="8312"/>
        </w:tabs>
      </w:pPr>
      <w:r>
        <w:rPr>
          <w:caps/>
        </w:rPr>
        <w:fldChar w:fldCharType="begin"/>
      </w:r>
      <w:r>
        <w:rPr>
          <w:caps/>
        </w:rPr>
        <w:instrText xml:space="preserve"> HYPERLINK \l _Toc15566 </w:instrText>
      </w:r>
      <w:r>
        <w:rPr>
          <w:caps/>
        </w:rPr>
        <w:fldChar w:fldCharType="separate"/>
      </w:r>
      <w:r>
        <w:rPr>
          <w:rFonts w:hint="eastAsia"/>
          <w:lang w:val="zh-CN"/>
        </w:rPr>
        <w:t>3.3 仿真设备管理</w:t>
      </w:r>
      <w:r>
        <w:tab/>
      </w:r>
      <w:r>
        <w:fldChar w:fldCharType="begin"/>
      </w:r>
      <w:r>
        <w:instrText xml:space="preserve"> PAGEREF _Toc15566 \h </w:instrText>
      </w:r>
      <w:r>
        <w:fldChar w:fldCharType="separate"/>
      </w:r>
      <w:r>
        <w:t>10</w:t>
      </w:r>
      <w:r>
        <w:fldChar w:fldCharType="end"/>
      </w:r>
      <w:r>
        <w:rPr>
          <w:caps/>
        </w:rPr>
        <w:fldChar w:fldCharType="end"/>
      </w:r>
    </w:p>
    <w:p w14:paraId="6D1492FA">
      <w:pPr>
        <w:pStyle w:val="12"/>
        <w:tabs>
          <w:tab w:val="right" w:leader="dot" w:pos="8312"/>
        </w:tabs>
      </w:pPr>
      <w:r>
        <w:rPr>
          <w:caps/>
        </w:rPr>
        <w:fldChar w:fldCharType="begin"/>
      </w:r>
      <w:r>
        <w:rPr>
          <w:caps/>
        </w:rPr>
        <w:instrText xml:space="preserve"> HYPERLINK \l _Toc8960 </w:instrText>
      </w:r>
      <w:r>
        <w:rPr>
          <w:caps/>
        </w:rPr>
        <w:fldChar w:fldCharType="separate"/>
      </w:r>
      <w:r>
        <w:rPr>
          <w:rFonts w:hint="eastAsia"/>
        </w:rPr>
        <w:t>3.4 师资管理</w:t>
      </w:r>
      <w:r>
        <w:tab/>
      </w:r>
      <w:r>
        <w:fldChar w:fldCharType="begin"/>
      </w:r>
      <w:r>
        <w:instrText xml:space="preserve"> PAGEREF _Toc8960 \h </w:instrText>
      </w:r>
      <w:r>
        <w:fldChar w:fldCharType="separate"/>
      </w:r>
      <w:r>
        <w:t>17</w:t>
      </w:r>
      <w:r>
        <w:fldChar w:fldCharType="end"/>
      </w:r>
      <w:r>
        <w:rPr>
          <w:caps/>
        </w:rPr>
        <w:fldChar w:fldCharType="end"/>
      </w:r>
    </w:p>
    <w:p w14:paraId="16D3F5AC">
      <w:pPr>
        <w:pStyle w:val="12"/>
        <w:tabs>
          <w:tab w:val="right" w:leader="dot" w:pos="8312"/>
        </w:tabs>
      </w:pPr>
      <w:r>
        <w:rPr>
          <w:caps/>
        </w:rPr>
        <w:fldChar w:fldCharType="begin"/>
      </w:r>
      <w:r>
        <w:rPr>
          <w:caps/>
        </w:rPr>
        <w:instrText xml:space="preserve"> HYPERLINK \l _Toc19510 </w:instrText>
      </w:r>
      <w:r>
        <w:rPr>
          <w:caps/>
        </w:rPr>
        <w:fldChar w:fldCharType="separate"/>
      </w:r>
      <w:r>
        <w:rPr>
          <w:rFonts w:hint="eastAsia"/>
        </w:rPr>
        <w:t>3.5 课程管理</w:t>
      </w:r>
      <w:r>
        <w:tab/>
      </w:r>
      <w:r>
        <w:fldChar w:fldCharType="begin"/>
      </w:r>
      <w:r>
        <w:instrText xml:space="preserve"> PAGEREF _Toc19510 \h </w:instrText>
      </w:r>
      <w:r>
        <w:fldChar w:fldCharType="separate"/>
      </w:r>
      <w:r>
        <w:t>19</w:t>
      </w:r>
      <w:r>
        <w:fldChar w:fldCharType="end"/>
      </w:r>
      <w:r>
        <w:rPr>
          <w:caps/>
        </w:rPr>
        <w:fldChar w:fldCharType="end"/>
      </w:r>
    </w:p>
    <w:p w14:paraId="3E9E7893">
      <w:pPr>
        <w:pStyle w:val="12"/>
        <w:tabs>
          <w:tab w:val="right" w:leader="dot" w:pos="8312"/>
        </w:tabs>
      </w:pPr>
      <w:r>
        <w:rPr>
          <w:caps/>
        </w:rPr>
        <w:fldChar w:fldCharType="begin"/>
      </w:r>
      <w:r>
        <w:rPr>
          <w:caps/>
        </w:rPr>
        <w:instrText xml:space="preserve"> HYPERLINK \l _Toc23965 </w:instrText>
      </w:r>
      <w:r>
        <w:rPr>
          <w:caps/>
        </w:rPr>
        <w:fldChar w:fldCharType="separate"/>
      </w:r>
      <w:r>
        <w:rPr>
          <w:rFonts w:hint="eastAsia"/>
        </w:rPr>
        <w:t>3.6 新闻公告</w:t>
      </w:r>
      <w:r>
        <w:rPr>
          <w:rFonts w:hint="eastAsia"/>
          <w:lang w:val="en-US" w:eastAsia="zh-CN"/>
        </w:rPr>
        <w:t>管理</w:t>
      </w:r>
      <w:r>
        <w:tab/>
      </w:r>
      <w:r>
        <w:fldChar w:fldCharType="begin"/>
      </w:r>
      <w:r>
        <w:instrText xml:space="preserve"> PAGEREF _Toc23965 \h </w:instrText>
      </w:r>
      <w:r>
        <w:fldChar w:fldCharType="separate"/>
      </w:r>
      <w:r>
        <w:t>20</w:t>
      </w:r>
      <w:r>
        <w:fldChar w:fldCharType="end"/>
      </w:r>
      <w:r>
        <w:rPr>
          <w:caps/>
        </w:rPr>
        <w:fldChar w:fldCharType="end"/>
      </w:r>
    </w:p>
    <w:p w14:paraId="42C39273">
      <w:pPr>
        <w:pStyle w:val="12"/>
        <w:tabs>
          <w:tab w:val="right" w:leader="dot" w:pos="8312"/>
        </w:tabs>
      </w:pPr>
      <w:r>
        <w:rPr>
          <w:caps/>
        </w:rPr>
        <w:fldChar w:fldCharType="begin"/>
      </w:r>
      <w:r>
        <w:rPr>
          <w:caps/>
        </w:rPr>
        <w:instrText xml:space="preserve"> HYPERLINK \l _Toc24834 </w:instrText>
      </w:r>
      <w:r>
        <w:rPr>
          <w:caps/>
        </w:rPr>
        <w:fldChar w:fldCharType="separate"/>
      </w:r>
      <w:r>
        <w:rPr>
          <w:rFonts w:hint="eastAsia"/>
        </w:rPr>
        <w:t>3.7 平台人员管理</w:t>
      </w:r>
      <w:r>
        <w:tab/>
      </w:r>
      <w:r>
        <w:fldChar w:fldCharType="begin"/>
      </w:r>
      <w:r>
        <w:instrText xml:space="preserve"> PAGEREF _Toc24834 \h </w:instrText>
      </w:r>
      <w:r>
        <w:fldChar w:fldCharType="separate"/>
      </w:r>
      <w:r>
        <w:t>21</w:t>
      </w:r>
      <w:r>
        <w:fldChar w:fldCharType="end"/>
      </w:r>
      <w:r>
        <w:rPr>
          <w:caps/>
        </w:rPr>
        <w:fldChar w:fldCharType="end"/>
      </w:r>
    </w:p>
    <w:p w14:paraId="20492FB3">
      <w:pPr>
        <w:pStyle w:val="12"/>
        <w:tabs>
          <w:tab w:val="right" w:leader="dot" w:pos="8312"/>
        </w:tabs>
      </w:pPr>
      <w:r>
        <w:rPr>
          <w:caps/>
        </w:rPr>
        <w:fldChar w:fldCharType="begin"/>
      </w:r>
      <w:r>
        <w:rPr>
          <w:caps/>
        </w:rPr>
        <w:instrText xml:space="preserve"> HYPERLINK \l _Toc21497 </w:instrText>
      </w:r>
      <w:r>
        <w:rPr>
          <w:caps/>
        </w:rPr>
        <w:fldChar w:fldCharType="separate"/>
      </w:r>
      <w:r>
        <w:rPr>
          <w:rFonts w:hint="eastAsia"/>
        </w:rPr>
        <w:t xml:space="preserve">3.8 </w:t>
      </w:r>
      <w:r>
        <w:rPr>
          <w:rFonts w:hint="eastAsia"/>
          <w:lang w:val="en-US" w:eastAsia="zh-CN"/>
        </w:rPr>
        <w:t>退出登录</w:t>
      </w:r>
      <w:r>
        <w:tab/>
      </w:r>
      <w:r>
        <w:fldChar w:fldCharType="begin"/>
      </w:r>
      <w:r>
        <w:instrText xml:space="preserve"> PAGEREF _Toc21497 \h </w:instrText>
      </w:r>
      <w:r>
        <w:fldChar w:fldCharType="separate"/>
      </w:r>
      <w:r>
        <w:t>22</w:t>
      </w:r>
      <w:r>
        <w:fldChar w:fldCharType="end"/>
      </w:r>
      <w:r>
        <w:rPr>
          <w:caps/>
        </w:rPr>
        <w:fldChar w:fldCharType="end"/>
      </w:r>
    </w:p>
    <w:p w14:paraId="3F23CA55">
      <w:pPr>
        <w:pStyle w:val="12"/>
        <w:tabs>
          <w:tab w:val="right" w:leader="dot" w:pos="8312"/>
        </w:tabs>
      </w:pPr>
      <w:r>
        <w:rPr>
          <w:caps/>
        </w:rPr>
        <w:fldChar w:fldCharType="begin"/>
      </w:r>
      <w:r>
        <w:rPr>
          <w:caps/>
        </w:rPr>
        <w:instrText xml:space="preserve"> HYPERLINK \l _Toc22480 </w:instrText>
      </w:r>
      <w:r>
        <w:rPr>
          <w:caps/>
        </w:rPr>
        <w:fldChar w:fldCharType="separate"/>
      </w:r>
      <w:r>
        <w:rPr>
          <w:rFonts w:hint="eastAsia"/>
        </w:rPr>
        <w:t>3.9 数据字典</w:t>
      </w:r>
      <w:r>
        <w:tab/>
      </w:r>
      <w:r>
        <w:fldChar w:fldCharType="begin"/>
      </w:r>
      <w:r>
        <w:instrText xml:space="preserve"> PAGEREF _Toc22480 \h </w:instrText>
      </w:r>
      <w:r>
        <w:fldChar w:fldCharType="separate"/>
      </w:r>
      <w:r>
        <w:t>23</w:t>
      </w:r>
      <w:r>
        <w:fldChar w:fldCharType="end"/>
      </w:r>
      <w:r>
        <w:rPr>
          <w:caps/>
        </w:rPr>
        <w:fldChar w:fldCharType="end"/>
      </w:r>
    </w:p>
    <w:p w14:paraId="26B4188B">
      <w:pPr>
        <w:pStyle w:val="11"/>
        <w:tabs>
          <w:tab w:val="right" w:leader="dot" w:pos="8312"/>
        </w:tabs>
      </w:pPr>
      <w:r>
        <w:rPr>
          <w:caps w:val="0"/>
        </w:rPr>
        <w:fldChar w:fldCharType="begin"/>
      </w:r>
      <w:r>
        <w:rPr>
          <w:caps w:val="0"/>
        </w:rPr>
        <w:instrText xml:space="preserve"> HYPERLINK \l _Toc31116 </w:instrText>
      </w:r>
      <w:r>
        <w:rPr>
          <w:caps w:val="0"/>
        </w:rPr>
        <w:fldChar w:fldCharType="separate"/>
      </w:r>
      <w:r>
        <w:rPr>
          <w:rFonts w:hint="eastAsia"/>
        </w:rPr>
        <w:t>4. 性能</w:t>
      </w:r>
      <w:r>
        <w:tab/>
      </w:r>
      <w:r>
        <w:fldChar w:fldCharType="begin"/>
      </w:r>
      <w:r>
        <w:instrText xml:space="preserve"> PAGEREF _Toc31116 \h </w:instrText>
      </w:r>
      <w:r>
        <w:fldChar w:fldCharType="separate"/>
      </w:r>
      <w:r>
        <w:t>23</w:t>
      </w:r>
      <w:r>
        <w:fldChar w:fldCharType="end"/>
      </w:r>
      <w:r>
        <w:rPr>
          <w:caps w:val="0"/>
        </w:rPr>
        <w:fldChar w:fldCharType="end"/>
      </w:r>
    </w:p>
    <w:p w14:paraId="56A185E0">
      <w:pPr>
        <w:pStyle w:val="11"/>
        <w:tabs>
          <w:tab w:val="right" w:leader="dot" w:pos="8312"/>
        </w:tabs>
      </w:pPr>
      <w:r>
        <w:rPr>
          <w:caps w:val="0"/>
        </w:rPr>
        <w:fldChar w:fldCharType="begin"/>
      </w:r>
      <w:r>
        <w:rPr>
          <w:caps w:val="0"/>
        </w:rPr>
        <w:instrText xml:space="preserve"> HYPERLINK \l _Toc578 </w:instrText>
      </w:r>
      <w:r>
        <w:rPr>
          <w:caps w:val="0"/>
        </w:rPr>
        <w:fldChar w:fldCharType="separate"/>
      </w:r>
      <w:r>
        <w:rPr>
          <w:rFonts w:hint="eastAsia"/>
        </w:rPr>
        <w:t>5. 接口</w:t>
      </w:r>
      <w:r>
        <w:tab/>
      </w:r>
      <w:r>
        <w:fldChar w:fldCharType="begin"/>
      </w:r>
      <w:r>
        <w:instrText xml:space="preserve"> PAGEREF _Toc578 \h </w:instrText>
      </w:r>
      <w:r>
        <w:fldChar w:fldCharType="separate"/>
      </w:r>
      <w:r>
        <w:t>24</w:t>
      </w:r>
      <w:r>
        <w:fldChar w:fldCharType="end"/>
      </w:r>
      <w:r>
        <w:rPr>
          <w:caps w:val="0"/>
        </w:rPr>
        <w:fldChar w:fldCharType="end"/>
      </w:r>
    </w:p>
    <w:p w14:paraId="436E2678">
      <w:pPr>
        <w:pStyle w:val="12"/>
        <w:tabs>
          <w:tab w:val="right" w:leader="dot" w:pos="8312"/>
        </w:tabs>
      </w:pPr>
      <w:r>
        <w:rPr>
          <w:caps/>
        </w:rPr>
        <w:fldChar w:fldCharType="begin"/>
      </w:r>
      <w:r>
        <w:rPr>
          <w:caps/>
        </w:rPr>
        <w:instrText xml:space="preserve"> HYPERLINK \l _Toc32078 </w:instrText>
      </w:r>
      <w:r>
        <w:rPr>
          <w:caps/>
        </w:rPr>
        <w:fldChar w:fldCharType="separate"/>
      </w:r>
      <w:r>
        <w:rPr>
          <w:rFonts w:hint="eastAsia"/>
          <w:snapToGrid/>
        </w:rPr>
        <w:t>5.1 软件接口</w:t>
      </w:r>
      <w:r>
        <w:tab/>
      </w:r>
      <w:r>
        <w:fldChar w:fldCharType="begin"/>
      </w:r>
      <w:r>
        <w:instrText xml:space="preserve"> PAGEREF _Toc32078 \h </w:instrText>
      </w:r>
      <w:r>
        <w:fldChar w:fldCharType="separate"/>
      </w:r>
      <w:r>
        <w:t>24</w:t>
      </w:r>
      <w:r>
        <w:fldChar w:fldCharType="end"/>
      </w:r>
      <w:r>
        <w:rPr>
          <w:caps/>
        </w:rPr>
        <w:fldChar w:fldCharType="end"/>
      </w:r>
    </w:p>
    <w:p w14:paraId="729EFB29">
      <w:pPr>
        <w:tabs>
          <w:tab w:val="left" w:pos="400"/>
          <w:tab w:val="right" w:leader="dot" w:pos="8302"/>
        </w:tabs>
        <w:spacing w:before="120" w:after="120"/>
        <w:rPr>
          <w:rFonts w:hint="eastAsia"/>
          <w:b/>
          <w:sz w:val="28"/>
        </w:rPr>
        <w:sectPr>
          <w:footerReference r:id="rId5" w:type="default"/>
          <w:footerReference r:id="rId6" w:type="even"/>
          <w:pgSz w:w="11906" w:h="16838"/>
          <w:pgMar w:top="1440" w:right="1797" w:bottom="1440" w:left="1797" w:header="851" w:footer="992" w:gutter="0"/>
          <w:cols w:space="720" w:num="1"/>
          <w:docGrid w:type="linesAndChars" w:linePitch="312" w:charSpace="0"/>
        </w:sectPr>
      </w:pPr>
      <w:r>
        <w:rPr>
          <w:caps/>
        </w:rPr>
        <w:fldChar w:fldCharType="end"/>
      </w:r>
    </w:p>
    <w:p w14:paraId="2BB04B0C">
      <w:pPr>
        <w:pStyle w:val="2"/>
        <w:rPr>
          <w:rFonts w:hint="eastAsia"/>
        </w:rPr>
      </w:pPr>
      <w:bookmarkStart w:id="0" w:name="_Toc12286"/>
      <w:r>
        <w:rPr>
          <w:rFonts w:hint="eastAsia"/>
        </w:rPr>
        <w:t>引言</w:t>
      </w:r>
      <w:bookmarkEnd w:id="0"/>
    </w:p>
    <w:p w14:paraId="1F1E65F1">
      <w:pPr>
        <w:pStyle w:val="4"/>
        <w:rPr>
          <w:rFonts w:hint="eastAsia"/>
        </w:rPr>
      </w:pPr>
      <w:bookmarkStart w:id="1" w:name="_Toc29414"/>
      <w:r>
        <w:rPr>
          <w:rFonts w:hint="eastAsia"/>
        </w:rPr>
        <w:t>目的</w:t>
      </w:r>
      <w:bookmarkEnd w:id="1"/>
    </w:p>
    <w:p w14:paraId="728F1A85">
      <w:pPr>
        <w:numPr>
          <w:ilvl w:val="0"/>
          <w:numId w:val="2"/>
        </w:numPr>
        <w:spacing w:line="360" w:lineRule="auto"/>
        <w:rPr>
          <w:rFonts w:hint="eastAsia"/>
          <w:sz w:val="21"/>
        </w:rPr>
      </w:pPr>
      <w:r>
        <w:rPr>
          <w:rFonts w:hint="eastAsia"/>
          <w:sz w:val="21"/>
        </w:rPr>
        <w:t>定义小说大数据智慧分析平台的整体需求，作为用户与软件开发人员之间沟通与理解的基础。</w:t>
      </w:r>
    </w:p>
    <w:p w14:paraId="4F6C301A">
      <w:pPr>
        <w:numPr>
          <w:ilvl w:val="0"/>
          <w:numId w:val="2"/>
        </w:numPr>
        <w:spacing w:line="360" w:lineRule="auto"/>
        <w:rPr>
          <w:rFonts w:hint="eastAsia"/>
          <w:sz w:val="21"/>
        </w:rPr>
      </w:pPr>
      <w:r>
        <w:rPr>
          <w:rFonts w:hint="eastAsia"/>
          <w:sz w:val="21"/>
        </w:rPr>
        <w:t>提供系统初步设计信息和系统对用户产生的影响，为软件开发人员进行系统结构设计和实现提供依据。</w:t>
      </w:r>
    </w:p>
    <w:p w14:paraId="0EFF6EA0">
      <w:pPr>
        <w:numPr>
          <w:ilvl w:val="0"/>
          <w:numId w:val="2"/>
        </w:numPr>
        <w:spacing w:line="360" w:lineRule="auto"/>
        <w:rPr>
          <w:rFonts w:hint="eastAsia"/>
          <w:sz w:val="21"/>
        </w:rPr>
      </w:pPr>
      <w:r>
        <w:rPr>
          <w:rFonts w:hint="eastAsia"/>
          <w:sz w:val="21"/>
        </w:rPr>
        <w:t>为系统测试、系统验收以及后续维护提供参考依据。</w:t>
      </w:r>
    </w:p>
    <w:p w14:paraId="2DE9BBB8">
      <w:pPr>
        <w:rPr>
          <w:rFonts w:hint="eastAsia"/>
        </w:rPr>
      </w:pPr>
    </w:p>
    <w:p w14:paraId="760E840C">
      <w:pPr>
        <w:pStyle w:val="4"/>
        <w:rPr>
          <w:rFonts w:hint="eastAsia"/>
        </w:rPr>
      </w:pPr>
      <w:bookmarkStart w:id="2" w:name="_Toc11042"/>
      <w:r>
        <w:rPr>
          <w:rFonts w:hint="eastAsia"/>
        </w:rPr>
        <w:t>范围</w:t>
      </w:r>
      <w:bookmarkEnd w:id="2"/>
    </w:p>
    <w:p w14:paraId="26DCC42C">
      <w:pPr>
        <w:pStyle w:val="3"/>
        <w:ind w:left="0" w:leftChars="0" w:firstLine="420" w:firstLineChars="0"/>
        <w:rPr>
          <w:rFonts w:hint="eastAsia"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本软件需求规格说明书适用于 书不胜数大数据智慧分析平台 项目。</w:t>
      </w:r>
    </w:p>
    <w:p w14:paraId="4EB7B04F">
      <w:pPr>
        <w:pStyle w:val="4"/>
        <w:rPr>
          <w:rFonts w:hint="eastAsia"/>
        </w:rPr>
      </w:pPr>
      <w:bookmarkStart w:id="3" w:name="_Toc29703"/>
      <w:r>
        <w:rPr>
          <w:rFonts w:hint="eastAsia"/>
        </w:rPr>
        <w:t>定义、首字母缩写词和缩略语</w:t>
      </w:r>
      <w:bookmarkEnd w:id="3"/>
    </w:p>
    <w:p w14:paraId="7530A8B8">
      <w:pPr>
        <w:numPr>
          <w:ilvl w:val="0"/>
          <w:numId w:val="3"/>
        </w:numPr>
        <w:spacing w:line="360" w:lineRule="auto"/>
        <w:rPr>
          <w:rFonts w:hint="eastAsia"/>
          <w:sz w:val="21"/>
        </w:rPr>
      </w:pPr>
      <w:r>
        <w:rPr>
          <w:rFonts w:hint="eastAsia"/>
          <w:sz w:val="21"/>
        </w:rPr>
        <w:t>HTTP：超文本传输协义</w:t>
      </w:r>
    </w:p>
    <w:p w14:paraId="00B2AF61">
      <w:pPr>
        <w:numPr>
          <w:ilvl w:val="0"/>
          <w:numId w:val="3"/>
        </w:numPr>
        <w:spacing w:line="360" w:lineRule="auto"/>
        <w:rPr>
          <w:rFonts w:hint="eastAsia"/>
          <w:sz w:val="21"/>
        </w:rPr>
      </w:pPr>
      <w:r>
        <w:rPr>
          <w:rFonts w:hint="eastAsia"/>
          <w:sz w:val="21"/>
        </w:rPr>
        <w:t>HTML：超文本标记语言</w:t>
      </w:r>
    </w:p>
    <w:p w14:paraId="75DD276C">
      <w:pPr>
        <w:numPr>
          <w:ilvl w:val="0"/>
          <w:numId w:val="3"/>
        </w:numPr>
        <w:spacing w:line="360" w:lineRule="auto"/>
        <w:rPr>
          <w:rFonts w:hint="eastAsia"/>
          <w:sz w:val="21"/>
        </w:rPr>
      </w:pPr>
      <w:r>
        <w:rPr>
          <w:rFonts w:hint="eastAsia"/>
          <w:sz w:val="21"/>
        </w:rPr>
        <w:t>JDBC：JAVA 数据库连接</w:t>
      </w:r>
    </w:p>
    <w:p w14:paraId="0AAF0050">
      <w:pPr>
        <w:numPr>
          <w:ilvl w:val="0"/>
          <w:numId w:val="3"/>
        </w:numPr>
        <w:spacing w:line="360" w:lineRule="auto"/>
        <w:rPr>
          <w:rFonts w:hint="eastAsia"/>
          <w:sz w:val="21"/>
        </w:rPr>
      </w:pPr>
      <w:r>
        <w:rPr>
          <w:rFonts w:hint="eastAsia"/>
          <w:sz w:val="21"/>
        </w:rPr>
        <w:t>NLP：自然语言处理</w:t>
      </w:r>
    </w:p>
    <w:p w14:paraId="6639AEF2">
      <w:pPr>
        <w:numPr>
          <w:ilvl w:val="0"/>
          <w:numId w:val="3"/>
        </w:numPr>
        <w:spacing w:line="360" w:lineRule="auto"/>
        <w:rPr>
          <w:rFonts w:hint="eastAsia"/>
          <w:sz w:val="21"/>
        </w:rPr>
      </w:pPr>
      <w:r>
        <w:rPr>
          <w:rFonts w:hint="eastAsia"/>
          <w:sz w:val="21"/>
        </w:rPr>
        <w:t>TF-IDF：关键词提取算法</w:t>
      </w:r>
    </w:p>
    <w:p w14:paraId="0853C999">
      <w:pPr>
        <w:numPr>
          <w:ilvl w:val="0"/>
          <w:numId w:val="3"/>
        </w:numPr>
        <w:spacing w:line="360" w:lineRule="auto"/>
        <w:rPr>
          <w:rFonts w:hint="eastAsia"/>
          <w:sz w:val="21"/>
        </w:rPr>
      </w:pPr>
      <w:r>
        <w:rPr>
          <w:rFonts w:hint="eastAsia"/>
          <w:sz w:val="21"/>
        </w:rPr>
        <w:t>API：应用程序接口</w:t>
      </w:r>
    </w:p>
    <w:p w14:paraId="45509030">
      <w:pPr>
        <w:numPr>
          <w:numId w:val="0"/>
        </w:numPr>
        <w:spacing w:line="360" w:lineRule="auto"/>
        <w:ind w:left="360" w:leftChars="0"/>
        <w:rPr>
          <w:rFonts w:hint="eastAsia"/>
        </w:rPr>
      </w:pPr>
    </w:p>
    <w:p w14:paraId="6B8C5969">
      <w:pPr>
        <w:pStyle w:val="4"/>
      </w:pPr>
      <w:bookmarkStart w:id="4" w:name="_Toc10044"/>
      <w:bookmarkStart w:id="5" w:name="_Toc155777188"/>
      <w:bookmarkStart w:id="6" w:name="_Toc152126717"/>
      <w:r>
        <w:rPr>
          <w:rFonts w:hint="eastAsia"/>
        </w:rPr>
        <w:t>参考资料</w:t>
      </w:r>
      <w:bookmarkEnd w:id="4"/>
      <w:bookmarkEnd w:id="5"/>
      <w:bookmarkEnd w:id="6"/>
    </w:p>
    <w:p w14:paraId="117449C3">
      <w:pPr>
        <w:pStyle w:val="13"/>
        <w:keepNext w:val="0"/>
        <w:keepLines w:val="0"/>
        <w:widowControl/>
        <w:suppressLineNumbers w:val="0"/>
      </w:pPr>
      <w:r>
        <w:t xml:space="preserve">《网络小说数据分析调研报告》 </w:t>
      </w:r>
    </w:p>
    <w:p w14:paraId="769EEE31">
      <w:pPr>
        <w:pStyle w:val="13"/>
        <w:keepNext w:val="0"/>
        <w:keepLines w:val="0"/>
        <w:widowControl/>
        <w:suppressLineNumbers w:val="0"/>
      </w:pPr>
      <w:r>
        <w:t>《软件工程课程设计指导书》</w:t>
      </w:r>
    </w:p>
    <w:p w14:paraId="136CA155">
      <w:pPr>
        <w:spacing w:line="360" w:lineRule="auto"/>
        <w:ind w:left="360" w:leftChars="180"/>
        <w:rPr>
          <w:rFonts w:hint="eastAsia"/>
          <w:sz w:val="21"/>
        </w:rPr>
      </w:pPr>
    </w:p>
    <w:p w14:paraId="0F80F9A1">
      <w:pPr>
        <w:pStyle w:val="2"/>
        <w:rPr>
          <w:rFonts w:hint="eastAsia"/>
        </w:rPr>
      </w:pPr>
      <w:bookmarkStart w:id="7" w:name="_Toc31709"/>
      <w:r>
        <w:rPr>
          <w:rFonts w:hint="eastAsia"/>
        </w:rPr>
        <w:t>软件总体概述</w:t>
      </w:r>
      <w:bookmarkEnd w:id="7"/>
    </w:p>
    <w:p w14:paraId="1C38ACDC">
      <w:pPr>
        <w:widowControl w:val="0"/>
        <w:tabs>
          <w:tab w:val="left" w:pos="845"/>
        </w:tabs>
        <w:spacing w:line="360" w:lineRule="auto"/>
        <w:rPr>
          <w:rFonts w:hint="eastAsia"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本系统主要用于网络小说数据分析，通过数据采集、数据处理和数据分析，对小说题材、用户评论情绪、小说热度变化等进行分析。</w:t>
      </w:r>
    </w:p>
    <w:p w14:paraId="7019D3B6">
      <w:pPr>
        <w:widowControl w:val="0"/>
        <w:tabs>
          <w:tab w:val="left" w:pos="845"/>
        </w:tabs>
        <w:spacing w:line="360" w:lineRule="auto"/>
        <w:ind w:left="0" w:leftChars="0"/>
        <w:rPr>
          <w:rFonts w:hint="default"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系统主要由数据管理模块，数据分析模块，数据可视化模块。</w:t>
      </w:r>
    </w:p>
    <w:p w14:paraId="6B71B255">
      <w:pPr>
        <w:rPr>
          <w:rFonts w:hint="eastAsia"/>
        </w:rPr>
      </w:pPr>
    </w:p>
    <w:p w14:paraId="55A9AF4A">
      <w:pPr>
        <w:pStyle w:val="4"/>
        <w:rPr>
          <w:rFonts w:hint="eastAsia"/>
        </w:rPr>
      </w:pPr>
      <w:bookmarkStart w:id="8" w:name="_Toc11113"/>
      <w:r>
        <w:rPr>
          <w:rFonts w:hint="eastAsia"/>
        </w:rPr>
        <w:t>软件标识</w:t>
      </w:r>
      <w:bookmarkEnd w:id="8"/>
    </w:p>
    <w:p w14:paraId="3763AC38">
      <w:pPr>
        <w:spacing w:line="360" w:lineRule="auto"/>
        <w:ind w:firstLine="420" w:firstLineChars="200"/>
        <w:jc w:val="both"/>
        <w:rPr>
          <w:rFonts w:hint="default" w:eastAsia="宋体"/>
          <w:sz w:val="21"/>
          <w:lang w:val="en-US" w:eastAsia="zh-CN"/>
        </w:rPr>
      </w:pPr>
      <w:r>
        <w:rPr>
          <w:rFonts w:hint="eastAsia"/>
          <w:sz w:val="21"/>
        </w:rPr>
        <w:t>软件全名称：</w:t>
      </w:r>
      <w:r>
        <w:rPr>
          <w:rFonts w:hint="eastAsia"/>
          <w:sz w:val="21"/>
          <w:lang w:val="en-US" w:eastAsia="zh-CN"/>
        </w:rPr>
        <w:t>书不胜数大数据智慧分析平台</w:t>
      </w:r>
    </w:p>
    <w:p w14:paraId="41F805C2">
      <w:pPr>
        <w:spacing w:line="360" w:lineRule="auto"/>
        <w:ind w:firstLine="420" w:firstLineChars="200"/>
        <w:jc w:val="both"/>
        <w:rPr>
          <w:rFonts w:hint="default" w:eastAsia="宋体"/>
          <w:sz w:val="21"/>
          <w:lang w:val="en-US" w:eastAsia="zh-CN"/>
        </w:rPr>
      </w:pPr>
      <w:r>
        <w:rPr>
          <w:rFonts w:hint="eastAsia"/>
          <w:sz w:val="21"/>
        </w:rPr>
        <w:t>软件缩称：</w:t>
      </w:r>
      <w:r>
        <w:rPr>
          <w:rFonts w:hint="eastAsia"/>
          <w:sz w:val="21"/>
          <w:lang w:val="en-US" w:eastAsia="zh-CN"/>
        </w:rPr>
        <w:t>SBS</w:t>
      </w:r>
    </w:p>
    <w:p w14:paraId="029D41C8">
      <w:pPr>
        <w:spacing w:line="360" w:lineRule="auto"/>
        <w:ind w:firstLine="420" w:firstLineChars="200"/>
        <w:jc w:val="both"/>
        <w:rPr>
          <w:rFonts w:hint="eastAsia"/>
          <w:sz w:val="21"/>
        </w:rPr>
      </w:pPr>
      <w:r>
        <w:rPr>
          <w:rFonts w:hint="eastAsia"/>
          <w:sz w:val="21"/>
        </w:rPr>
        <w:t xml:space="preserve">版本号：1.0 </w:t>
      </w:r>
    </w:p>
    <w:p w14:paraId="073EC769">
      <w:pPr>
        <w:spacing w:line="360" w:lineRule="auto"/>
        <w:ind w:firstLine="420" w:firstLineChars="200"/>
        <w:jc w:val="both"/>
        <w:rPr>
          <w:rFonts w:hint="eastAsia"/>
          <w:sz w:val="21"/>
        </w:rPr>
      </w:pPr>
    </w:p>
    <w:p w14:paraId="5889D27B">
      <w:pPr>
        <w:pStyle w:val="4"/>
        <w:rPr>
          <w:rFonts w:hint="eastAsia"/>
        </w:rPr>
      </w:pPr>
      <w:bookmarkStart w:id="9" w:name="_Toc27624"/>
      <w:r>
        <w:rPr>
          <w:rFonts w:hint="eastAsia"/>
        </w:rPr>
        <w:t>软件描述</w:t>
      </w:r>
      <w:bookmarkEnd w:id="9"/>
    </w:p>
    <w:p w14:paraId="2F4B1AC1">
      <w:pPr>
        <w:pStyle w:val="5"/>
        <w:rPr>
          <w:rFonts w:hint="eastAsia"/>
          <w:i w:val="0"/>
          <w:iCs/>
        </w:rPr>
      </w:pPr>
      <w:bookmarkStart w:id="10" w:name="_Toc30389"/>
      <w:r>
        <w:rPr>
          <w:rFonts w:hint="eastAsia"/>
          <w:i w:val="0"/>
          <w:iCs/>
        </w:rPr>
        <w:t>系统属性</w:t>
      </w:r>
      <w:bookmarkEnd w:id="10"/>
    </w:p>
    <w:p w14:paraId="010609A1">
      <w:pPr>
        <w:spacing w:line="360" w:lineRule="auto"/>
        <w:ind w:firstLine="420" w:firstLineChars="200"/>
        <w:jc w:val="both"/>
        <w:rPr>
          <w:rFonts w:hint="eastAsia"/>
          <w:sz w:val="21"/>
        </w:rPr>
      </w:pPr>
      <w:r>
        <w:rPr>
          <w:rFonts w:hint="eastAsia"/>
          <w:sz w:val="21"/>
        </w:rPr>
        <w:t>本系统是一个独立开发的网络数据分析平台，主要用于对网络小说平台数据进行采集、整理和分析。系统通过采集小说基础信息、作者信息和用户评论数据，对小说题材、读者情绪反馈以及作品热度变化进行分析，并以可视化形式展示分析结果，为小说市场</w:t>
      </w:r>
      <w:r>
        <w:rPr>
          <w:rFonts w:hint="eastAsia"/>
          <w:sz w:val="21"/>
          <w:lang w:val="en-US" w:eastAsia="zh-CN"/>
        </w:rPr>
        <w:t>的预测</w:t>
      </w:r>
      <w:r>
        <w:rPr>
          <w:rFonts w:hint="eastAsia"/>
          <w:sz w:val="21"/>
        </w:rPr>
        <w:t>与内容推荐提供数据支持。</w:t>
      </w:r>
    </w:p>
    <w:p w14:paraId="3F0636DC">
      <w:pPr>
        <w:spacing w:line="360" w:lineRule="auto"/>
        <w:ind w:firstLine="420" w:firstLineChars="200"/>
        <w:jc w:val="both"/>
        <w:rPr>
          <w:rFonts w:hint="eastAsia"/>
          <w:sz w:val="21"/>
        </w:rPr>
      </w:pPr>
    </w:p>
    <w:p w14:paraId="72DDD277">
      <w:pPr>
        <w:pStyle w:val="5"/>
        <w:rPr>
          <w:rFonts w:hint="eastAsia" w:ascii="Arial" w:hAnsi="Arial" w:eastAsia="宋体" w:cs="Times New Roman"/>
          <w:b w:val="0"/>
          <w:i w:val="0"/>
          <w:iCs/>
        </w:rPr>
      </w:pPr>
      <w:bookmarkStart w:id="11" w:name="_Toc1124"/>
      <w:r>
        <w:rPr>
          <w:rFonts w:hint="eastAsia" w:ascii="Arial" w:hAnsi="Arial" w:eastAsia="宋体" w:cs="Times New Roman"/>
          <w:b w:val="0"/>
          <w:i w:val="0"/>
          <w:iCs/>
        </w:rPr>
        <w:t>开发背景</w:t>
      </w:r>
      <w:bookmarkEnd w:id="11"/>
    </w:p>
    <w:p w14:paraId="3454F23D">
      <w:pPr>
        <w:spacing w:line="360" w:lineRule="auto"/>
        <w:ind w:firstLine="420" w:firstLineChars="200"/>
        <w:jc w:val="both"/>
        <w:rPr>
          <w:rFonts w:hint="eastAsia"/>
          <w:sz w:val="21"/>
        </w:rPr>
      </w:pPr>
      <w:r>
        <w:rPr>
          <w:rFonts w:hint="eastAsia"/>
          <w:sz w:val="21"/>
        </w:rPr>
        <w:t>随着网络文学行业的发展以及移动阅读的普及，小说平台逐渐从传统的多写多更模式转向依靠数据分析了解读者需求。用户阅读行为、题材偏好、评论互动和人物设定等因素，会直接影响作品的热度和平台内容生态。因此，对小说平台数据进行系统化采集和深入分析具有重要研究价值。本系统以番茄小说平台的数据为基础，通过数据采集、数据处理与分析，构建一套网络小说数据分析框架，为小说内容研究和市场趋势预测提供数据支持。</w:t>
      </w:r>
    </w:p>
    <w:p w14:paraId="73F0275D">
      <w:pPr>
        <w:spacing w:line="360" w:lineRule="auto"/>
        <w:ind w:firstLine="420" w:firstLineChars="200"/>
        <w:jc w:val="both"/>
        <w:rPr>
          <w:rFonts w:hint="eastAsia"/>
          <w:sz w:val="21"/>
        </w:rPr>
      </w:pPr>
    </w:p>
    <w:p w14:paraId="2463CA45">
      <w:pPr>
        <w:pStyle w:val="5"/>
        <w:rPr>
          <w:rFonts w:hint="eastAsia" w:ascii="Arial" w:hAnsi="Arial" w:eastAsia="宋体" w:cs="Times New Roman"/>
          <w:sz w:val="21"/>
          <w:lang w:val="en-US" w:eastAsia="zh-CN"/>
        </w:rPr>
      </w:pPr>
      <w:r>
        <w:rPr>
          <w:rFonts w:hint="eastAsia" w:ascii="Arial" w:hAnsi="Arial" w:eastAsia="宋体" w:cs="Times New Roman"/>
          <w:b w:val="0"/>
          <w:i w:val="0"/>
          <w:iCs/>
          <w:lang w:val="en-US" w:eastAsia="zh-CN"/>
        </w:rPr>
        <w:t>需求描述</w:t>
      </w:r>
    </w:p>
    <w:p w14:paraId="6BF08FAF">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使用方需要对小说数据分析平台中的小说数据进行统一管理和分析，在管理和分析过程中需要满足以下需求：</w:t>
      </w:r>
    </w:p>
    <w:p w14:paraId="3D6DCFA1">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第一：要明确小说的基本信息，包括小说名称、标签、字数以及连载状态等内容，以便系统能够对小说进行分类统计和数据分析。</w:t>
      </w:r>
    </w:p>
    <w:p w14:paraId="6FBBE7A8">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第二：要明确小说的作者信息，包括作者名称、作者主页以及作者作品数量等内容，用于识别作者创作情况并进行作者相关数据分析。</w:t>
      </w:r>
    </w:p>
    <w:p w14:paraId="4B195912">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第三：要明确小说评论数据，包括评论内容、评论点赞数以及回复数等信息，以便对用户评论进行情感分析和热点词分析。</w:t>
      </w:r>
    </w:p>
    <w:p w14:paraId="60B49086">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第四：要明确小说的热度数据，包括</w:t>
      </w:r>
      <w:r>
        <w:rPr>
          <w:rFonts w:hint="eastAsia" w:cs="Times New Roman"/>
          <w:sz w:val="21"/>
          <w:lang w:val="en-US" w:eastAsia="zh-CN"/>
        </w:rPr>
        <w:t>当前</w:t>
      </w:r>
      <w:r>
        <w:rPr>
          <w:rFonts w:hint="eastAsia" w:ascii="Arial" w:hAnsi="Arial" w:eastAsia="宋体" w:cs="Times New Roman"/>
          <w:sz w:val="21"/>
          <w:lang w:val="en-US" w:eastAsia="zh-CN"/>
        </w:rPr>
        <w:t>阅读人数以及排行榜信息等内容，用于分析小说的热度变化趋势。</w:t>
      </w:r>
    </w:p>
    <w:p w14:paraId="41ADB89F">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第五：要对小说数据进行统一的数据编码和标识，确保小说、作者以及评论数据具有唯一标识，便于数据统计与分析。</w:t>
      </w:r>
    </w:p>
    <w:p w14:paraId="2CBB37CA">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第六：所有数据的新增、修改和删除操作必须在用户登录的情况下进行。</w:t>
      </w:r>
    </w:p>
    <w:p w14:paraId="0ACD9DB5">
      <w:pPr>
        <w:spacing w:line="360" w:lineRule="auto"/>
        <w:ind w:firstLine="420" w:firstLineChars="200"/>
        <w:jc w:val="both"/>
        <w:rPr>
          <w:rFonts w:hint="default" w:ascii="Arial" w:hAnsi="Arial" w:eastAsia="宋体" w:cs="Times New Roman"/>
          <w:sz w:val="21"/>
          <w:lang w:val="en-US" w:eastAsia="zh-CN"/>
        </w:rPr>
      </w:pPr>
    </w:p>
    <w:p w14:paraId="1BE25748">
      <w:pPr>
        <w:pStyle w:val="5"/>
        <w:rPr>
          <w:rFonts w:hint="eastAsia" w:ascii="Arial" w:hAnsi="Arial" w:eastAsia="宋体" w:cs="Times New Roman"/>
          <w:b w:val="0"/>
          <w:i w:val="0"/>
          <w:iCs/>
          <w:lang w:val="en-US" w:eastAsia="zh-CN"/>
        </w:rPr>
      </w:pPr>
      <w:r>
        <w:rPr>
          <w:rFonts w:hint="eastAsia" w:ascii="Arial" w:hAnsi="Arial" w:eastAsia="宋体" w:cs="Times New Roman"/>
          <w:b w:val="0"/>
          <w:i w:val="0"/>
          <w:iCs/>
          <w:lang w:val="en-US" w:eastAsia="zh-CN"/>
        </w:rPr>
        <w:t>基础功能描述</w:t>
      </w:r>
    </w:p>
    <w:p w14:paraId="43408EBD">
      <w:pPr>
        <w:rPr>
          <w:rFonts w:hint="eastAsia" w:ascii="Arial" w:hAnsi="Arial" w:eastAsia="宋体" w:cs="Times New Roman"/>
          <w:b w:val="0"/>
          <w:i w:val="0"/>
          <w:iCs/>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
        <w:gridCol w:w="10"/>
        <w:gridCol w:w="1411"/>
        <w:gridCol w:w="17"/>
        <w:gridCol w:w="6230"/>
      </w:tblGrid>
      <w:tr w14:paraId="3301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041" w:type="dxa"/>
            <w:noWrap w:val="0"/>
            <w:vAlign w:val="top"/>
          </w:tcPr>
          <w:p w14:paraId="3353ED8A">
            <w:pPr>
              <w:spacing w:line="360" w:lineRule="exact"/>
              <w:rPr>
                <w:rFonts w:hint="eastAsia" w:ascii="微软雅黑" w:hAnsi="微软雅黑" w:eastAsia="微软雅黑"/>
              </w:rPr>
            </w:pPr>
            <w:r>
              <w:rPr>
                <w:rFonts w:hint="eastAsia" w:ascii="微软雅黑" w:hAnsi="微软雅黑" w:eastAsia="微软雅黑"/>
              </w:rPr>
              <w:t>功能模块</w:t>
            </w:r>
          </w:p>
        </w:tc>
        <w:tc>
          <w:tcPr>
            <w:tcW w:w="1748" w:type="dxa"/>
            <w:gridSpan w:val="2"/>
            <w:noWrap w:val="0"/>
            <w:vAlign w:val="top"/>
          </w:tcPr>
          <w:p w14:paraId="3ACC711D">
            <w:pPr>
              <w:spacing w:line="360" w:lineRule="exact"/>
              <w:rPr>
                <w:rFonts w:hint="eastAsia" w:ascii="微软雅黑" w:hAnsi="微软雅黑" w:eastAsia="微软雅黑"/>
              </w:rPr>
            </w:pPr>
            <w:r>
              <w:rPr>
                <w:rFonts w:hint="eastAsia" w:ascii="微软雅黑" w:hAnsi="微软雅黑" w:eastAsia="微软雅黑"/>
              </w:rPr>
              <w:t>功能项</w:t>
            </w:r>
          </w:p>
        </w:tc>
        <w:tc>
          <w:tcPr>
            <w:tcW w:w="5739" w:type="dxa"/>
            <w:gridSpan w:val="2"/>
            <w:noWrap w:val="0"/>
            <w:vAlign w:val="top"/>
          </w:tcPr>
          <w:p w14:paraId="44A880F4">
            <w:pPr>
              <w:spacing w:line="360" w:lineRule="exact"/>
              <w:rPr>
                <w:rFonts w:hint="eastAsia" w:ascii="微软雅黑" w:hAnsi="微软雅黑" w:eastAsia="微软雅黑"/>
              </w:rPr>
            </w:pPr>
            <w:r>
              <w:rPr>
                <w:rFonts w:hint="eastAsia" w:ascii="微软雅黑" w:hAnsi="微软雅黑" w:eastAsia="微软雅黑"/>
              </w:rPr>
              <w:t>描述</w:t>
            </w:r>
          </w:p>
        </w:tc>
      </w:tr>
      <w:tr w14:paraId="5A2D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gridSpan w:val="5"/>
            <w:noWrap w:val="0"/>
            <w:vAlign w:val="top"/>
          </w:tcPr>
          <w:p w14:paraId="42AA5EF1">
            <w:pPr>
              <w:spacing w:line="360" w:lineRule="exact"/>
              <w:rPr>
                <w:rFonts w:hint="default" w:ascii="微软雅黑" w:hAnsi="微软雅黑" w:eastAsia="微软雅黑"/>
                <w:lang w:val="en-US" w:eastAsia="zh-CN"/>
              </w:rPr>
            </w:pPr>
            <w:r>
              <w:rPr>
                <w:rFonts w:hint="eastAsia" w:ascii="微软雅黑" w:hAnsi="微软雅黑" w:eastAsia="微软雅黑"/>
                <w:b/>
                <w:bCs/>
                <w:lang w:val="en-US" w:eastAsia="zh-CN"/>
              </w:rPr>
              <w:t>前端功能</w:t>
            </w:r>
          </w:p>
        </w:tc>
      </w:tr>
      <w:tr w14:paraId="1607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7AD2B395">
            <w:pPr>
              <w:spacing w:line="360" w:lineRule="exact"/>
              <w:rPr>
                <w:rFonts w:hint="eastAsia" w:ascii="微软雅黑" w:hAnsi="微软雅黑" w:eastAsia="微软雅黑"/>
              </w:rPr>
            </w:pPr>
            <w:r>
              <w:rPr>
                <w:rFonts w:hint="eastAsia" w:ascii="微软雅黑" w:hAnsi="微软雅黑" w:eastAsia="微软雅黑"/>
              </w:rPr>
              <w:t>首页</w:t>
            </w:r>
          </w:p>
        </w:tc>
        <w:tc>
          <w:tcPr>
            <w:tcW w:w="1748" w:type="dxa"/>
            <w:gridSpan w:val="2"/>
            <w:noWrap w:val="0"/>
            <w:vAlign w:val="top"/>
          </w:tcPr>
          <w:p w14:paraId="0958ABC4">
            <w:pPr>
              <w:spacing w:line="360" w:lineRule="exact"/>
              <w:rPr>
                <w:rFonts w:hint="eastAsia" w:ascii="微软雅黑" w:hAnsi="微软雅黑" w:eastAsia="微软雅黑"/>
              </w:rPr>
            </w:pPr>
            <w:r>
              <w:rPr>
                <w:rFonts w:hint="eastAsia" w:ascii="微软雅黑" w:hAnsi="微软雅黑" w:eastAsia="微软雅黑"/>
              </w:rPr>
              <w:t>数据概览</w:t>
            </w:r>
          </w:p>
        </w:tc>
        <w:tc>
          <w:tcPr>
            <w:tcW w:w="5739" w:type="dxa"/>
            <w:gridSpan w:val="2"/>
            <w:noWrap w:val="0"/>
            <w:vAlign w:val="top"/>
          </w:tcPr>
          <w:p w14:paraId="25C01D4B">
            <w:pPr>
              <w:spacing w:line="360" w:lineRule="exact"/>
              <w:rPr>
                <w:rFonts w:hint="eastAsia" w:ascii="微软雅黑" w:hAnsi="微软雅黑" w:eastAsia="微软雅黑"/>
              </w:rPr>
            </w:pPr>
            <w:r>
              <w:rPr>
                <w:rFonts w:hint="eastAsia" w:ascii="微软雅黑" w:hAnsi="微软雅黑" w:eastAsia="微软雅黑"/>
              </w:rPr>
              <w:t>展示各类农产品关键数据指标，如价格走势、产量统计、气象灾害预警等，提供热门农产品推荐</w:t>
            </w:r>
          </w:p>
        </w:tc>
      </w:tr>
      <w:tr w14:paraId="7A44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14AF4C6F">
            <w:pPr>
              <w:spacing w:line="360" w:lineRule="exact"/>
              <w:rPr>
                <w:rFonts w:hint="eastAsia" w:ascii="微软雅黑" w:hAnsi="微软雅黑" w:eastAsia="微软雅黑"/>
              </w:rPr>
            </w:pPr>
          </w:p>
        </w:tc>
        <w:tc>
          <w:tcPr>
            <w:tcW w:w="1748" w:type="dxa"/>
            <w:gridSpan w:val="2"/>
            <w:noWrap w:val="0"/>
            <w:vAlign w:val="top"/>
          </w:tcPr>
          <w:p w14:paraId="0304D7D1">
            <w:pPr>
              <w:spacing w:line="360" w:lineRule="exact"/>
              <w:rPr>
                <w:rFonts w:hint="eastAsia" w:ascii="微软雅黑" w:hAnsi="微软雅黑" w:eastAsia="微软雅黑"/>
              </w:rPr>
            </w:pPr>
            <w:r>
              <w:rPr>
                <w:rFonts w:hint="eastAsia" w:ascii="微软雅黑" w:hAnsi="微软雅黑" w:eastAsia="微软雅黑"/>
              </w:rPr>
              <w:t>搜索功能</w:t>
            </w:r>
          </w:p>
        </w:tc>
        <w:tc>
          <w:tcPr>
            <w:tcW w:w="5739" w:type="dxa"/>
            <w:gridSpan w:val="2"/>
            <w:noWrap w:val="0"/>
            <w:vAlign w:val="top"/>
          </w:tcPr>
          <w:p w14:paraId="0482B7AD">
            <w:pPr>
              <w:spacing w:line="360" w:lineRule="exact"/>
              <w:rPr>
                <w:rFonts w:hint="eastAsia" w:ascii="微软雅黑" w:hAnsi="微软雅黑" w:eastAsia="微软雅黑"/>
              </w:rPr>
            </w:pPr>
            <w:r>
              <w:rPr>
                <w:rFonts w:hint="eastAsia" w:ascii="微软雅黑" w:hAnsi="微软雅黑" w:eastAsia="微软雅黑"/>
              </w:rPr>
              <w:t>顶部搜索框支持输入关键词搜索相关农产品数据、分析报告等，提供智能联想搜索</w:t>
            </w:r>
          </w:p>
        </w:tc>
      </w:tr>
      <w:tr w14:paraId="3F68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714DC06C">
            <w:pPr>
              <w:spacing w:line="360" w:lineRule="exact"/>
              <w:rPr>
                <w:rFonts w:hint="eastAsia" w:ascii="微软雅黑" w:hAnsi="微软雅黑" w:eastAsia="微软雅黑"/>
              </w:rPr>
            </w:pPr>
          </w:p>
        </w:tc>
        <w:tc>
          <w:tcPr>
            <w:tcW w:w="1748" w:type="dxa"/>
            <w:gridSpan w:val="2"/>
            <w:noWrap w:val="0"/>
            <w:vAlign w:val="top"/>
          </w:tcPr>
          <w:p w14:paraId="7D998579">
            <w:pPr>
              <w:spacing w:line="360" w:lineRule="exact"/>
              <w:rPr>
                <w:rFonts w:hint="eastAsia" w:ascii="微软雅黑" w:hAnsi="微软雅黑" w:eastAsia="微软雅黑"/>
              </w:rPr>
            </w:pPr>
            <w:r>
              <w:rPr>
                <w:rFonts w:hint="eastAsia" w:ascii="微软雅黑" w:hAnsi="微软雅黑" w:eastAsia="微软雅黑"/>
              </w:rPr>
              <w:t>导航栏</w:t>
            </w:r>
          </w:p>
        </w:tc>
        <w:tc>
          <w:tcPr>
            <w:tcW w:w="5739" w:type="dxa"/>
            <w:gridSpan w:val="2"/>
            <w:noWrap w:val="0"/>
            <w:vAlign w:val="top"/>
          </w:tcPr>
          <w:p w14:paraId="78EE3DED">
            <w:pPr>
              <w:spacing w:line="360" w:lineRule="exact"/>
              <w:rPr>
                <w:rFonts w:hint="eastAsia" w:ascii="微软雅黑" w:hAnsi="微软雅黑" w:eastAsia="微软雅黑"/>
              </w:rPr>
            </w:pPr>
            <w:r>
              <w:rPr>
                <w:rFonts w:hint="eastAsia" w:ascii="微软雅黑" w:hAnsi="微软雅黑" w:eastAsia="微软雅黑"/>
              </w:rPr>
              <w:t>包含 “市场分析”“产品数据” 等主要导航菜单及二级子菜单，方便用户切换功能模块</w:t>
            </w:r>
          </w:p>
        </w:tc>
      </w:tr>
      <w:tr w14:paraId="6695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4FA4FF78">
            <w:pPr>
              <w:spacing w:line="360" w:lineRule="exact"/>
              <w:rPr>
                <w:rFonts w:hint="eastAsia" w:ascii="微软雅黑" w:hAnsi="微软雅黑" w:eastAsia="微软雅黑"/>
              </w:rPr>
            </w:pPr>
            <w:r>
              <w:rPr>
                <w:rFonts w:hint="eastAsia" w:ascii="微软雅黑" w:hAnsi="微软雅黑" w:eastAsia="微软雅黑"/>
              </w:rPr>
              <w:t>市场分析模块</w:t>
            </w:r>
          </w:p>
        </w:tc>
        <w:tc>
          <w:tcPr>
            <w:tcW w:w="1748" w:type="dxa"/>
            <w:gridSpan w:val="2"/>
            <w:noWrap w:val="0"/>
            <w:vAlign w:val="top"/>
          </w:tcPr>
          <w:p w14:paraId="562048B4">
            <w:pPr>
              <w:spacing w:line="360" w:lineRule="exact"/>
              <w:rPr>
                <w:rFonts w:hint="eastAsia" w:ascii="微软雅黑" w:hAnsi="微软雅黑" w:eastAsia="微软雅黑"/>
              </w:rPr>
            </w:pPr>
            <w:r>
              <w:rPr>
                <w:rFonts w:hint="eastAsia" w:ascii="微软雅黑" w:hAnsi="微软雅黑" w:eastAsia="微软雅黑"/>
              </w:rPr>
              <w:t>价格趋势分析</w:t>
            </w:r>
          </w:p>
        </w:tc>
        <w:tc>
          <w:tcPr>
            <w:tcW w:w="5739" w:type="dxa"/>
            <w:gridSpan w:val="2"/>
            <w:noWrap w:val="0"/>
            <w:vAlign w:val="top"/>
          </w:tcPr>
          <w:p w14:paraId="0BA2A603">
            <w:pPr>
              <w:spacing w:line="360" w:lineRule="exact"/>
              <w:rPr>
                <w:rFonts w:hint="eastAsia" w:ascii="微软雅黑" w:hAnsi="微软雅黑" w:eastAsia="微软雅黑"/>
              </w:rPr>
            </w:pPr>
            <w:r>
              <w:rPr>
                <w:rFonts w:hint="eastAsia" w:ascii="微软雅黑" w:hAnsi="微软雅黑" w:eastAsia="微软雅黑"/>
              </w:rPr>
              <w:t>展示不同农产品不同时间段价格走势曲线，提供价格预测功能及依据</w:t>
            </w:r>
          </w:p>
        </w:tc>
      </w:tr>
      <w:tr w14:paraId="24597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154E7463">
            <w:pPr>
              <w:spacing w:line="360" w:lineRule="exact"/>
              <w:rPr>
                <w:rFonts w:hint="eastAsia" w:ascii="微软雅黑" w:hAnsi="微软雅黑" w:eastAsia="微软雅黑"/>
              </w:rPr>
            </w:pPr>
          </w:p>
        </w:tc>
        <w:tc>
          <w:tcPr>
            <w:tcW w:w="1748" w:type="dxa"/>
            <w:gridSpan w:val="2"/>
            <w:noWrap w:val="0"/>
            <w:vAlign w:val="top"/>
          </w:tcPr>
          <w:p w14:paraId="0AB072E3">
            <w:pPr>
              <w:spacing w:line="360" w:lineRule="exact"/>
              <w:rPr>
                <w:rFonts w:hint="eastAsia" w:ascii="微软雅黑" w:hAnsi="微软雅黑" w:eastAsia="微软雅黑"/>
              </w:rPr>
            </w:pPr>
            <w:r>
              <w:rPr>
                <w:rFonts w:hint="eastAsia" w:ascii="微软雅黑" w:hAnsi="微软雅黑" w:eastAsia="微软雅黑"/>
              </w:rPr>
              <w:t>供需关系分析</w:t>
            </w:r>
          </w:p>
        </w:tc>
        <w:tc>
          <w:tcPr>
            <w:tcW w:w="5739" w:type="dxa"/>
            <w:gridSpan w:val="2"/>
            <w:noWrap w:val="0"/>
            <w:vAlign w:val="top"/>
          </w:tcPr>
          <w:p w14:paraId="63B8EB95">
            <w:pPr>
              <w:spacing w:line="360" w:lineRule="exact"/>
              <w:rPr>
                <w:rFonts w:hint="eastAsia" w:ascii="微软雅黑" w:hAnsi="微软雅黑" w:eastAsia="微软雅黑"/>
              </w:rPr>
            </w:pPr>
            <w:r>
              <w:rPr>
                <w:rFonts w:hint="eastAsia" w:ascii="微软雅黑" w:hAnsi="微软雅黑" w:eastAsia="微软雅黑"/>
              </w:rPr>
              <w:t>以图表展示供需平衡情况，分析影响供需关系因素</w:t>
            </w:r>
          </w:p>
        </w:tc>
      </w:tr>
      <w:tr w14:paraId="068B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4C9041F6">
            <w:pPr>
              <w:spacing w:line="360" w:lineRule="exact"/>
              <w:rPr>
                <w:rFonts w:hint="eastAsia" w:ascii="微软雅黑" w:hAnsi="微软雅黑" w:eastAsia="微软雅黑"/>
              </w:rPr>
            </w:pPr>
          </w:p>
        </w:tc>
        <w:tc>
          <w:tcPr>
            <w:tcW w:w="1748" w:type="dxa"/>
            <w:gridSpan w:val="2"/>
            <w:noWrap w:val="0"/>
            <w:vAlign w:val="top"/>
          </w:tcPr>
          <w:p w14:paraId="161404DD">
            <w:pPr>
              <w:spacing w:line="360" w:lineRule="exact"/>
              <w:rPr>
                <w:rFonts w:hint="eastAsia" w:ascii="微软雅黑" w:hAnsi="微软雅黑" w:eastAsia="微软雅黑"/>
              </w:rPr>
            </w:pPr>
            <w:r>
              <w:rPr>
                <w:rFonts w:hint="eastAsia" w:ascii="微软雅黑" w:hAnsi="微软雅黑" w:eastAsia="微软雅黑"/>
              </w:rPr>
              <w:t>市场风险评估</w:t>
            </w:r>
          </w:p>
        </w:tc>
        <w:tc>
          <w:tcPr>
            <w:tcW w:w="5739" w:type="dxa"/>
            <w:gridSpan w:val="2"/>
            <w:noWrap w:val="0"/>
            <w:vAlign w:val="top"/>
          </w:tcPr>
          <w:p w14:paraId="199AA768">
            <w:pPr>
              <w:spacing w:line="360" w:lineRule="exact"/>
              <w:rPr>
                <w:rFonts w:hint="eastAsia" w:ascii="微软雅黑" w:hAnsi="微软雅黑" w:eastAsia="微软雅黑"/>
              </w:rPr>
            </w:pPr>
            <w:r>
              <w:rPr>
                <w:rFonts w:hint="eastAsia" w:ascii="微软雅黑" w:hAnsi="微软雅黑" w:eastAsia="微软雅黑"/>
              </w:rPr>
              <w:t>综合评估市场风险，以等级和地图展示，提供风险预警及应对建议</w:t>
            </w:r>
          </w:p>
        </w:tc>
      </w:tr>
      <w:tr w14:paraId="097F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0BE8EF7D">
            <w:pPr>
              <w:spacing w:line="360" w:lineRule="exact"/>
              <w:rPr>
                <w:rFonts w:hint="eastAsia" w:ascii="微软雅黑" w:hAnsi="微软雅黑" w:eastAsia="微软雅黑"/>
              </w:rPr>
            </w:pPr>
            <w:r>
              <w:rPr>
                <w:rFonts w:hint="eastAsia" w:ascii="微软雅黑" w:hAnsi="微软雅黑" w:eastAsia="微软雅黑"/>
              </w:rPr>
              <w:t>产品数据模块</w:t>
            </w:r>
          </w:p>
        </w:tc>
        <w:tc>
          <w:tcPr>
            <w:tcW w:w="1748" w:type="dxa"/>
            <w:gridSpan w:val="2"/>
            <w:noWrap w:val="0"/>
            <w:vAlign w:val="top"/>
          </w:tcPr>
          <w:p w14:paraId="37BCCFC4">
            <w:pPr>
              <w:spacing w:line="360" w:lineRule="exact"/>
              <w:rPr>
                <w:rFonts w:hint="eastAsia" w:ascii="微软雅黑" w:hAnsi="微软雅黑" w:eastAsia="微软雅黑"/>
              </w:rPr>
            </w:pPr>
            <w:r>
              <w:rPr>
                <w:rFonts w:hint="eastAsia" w:ascii="微软雅黑" w:hAnsi="微软雅黑" w:eastAsia="微软雅黑"/>
              </w:rPr>
              <w:t>农产品品种分类展示</w:t>
            </w:r>
          </w:p>
        </w:tc>
        <w:tc>
          <w:tcPr>
            <w:tcW w:w="5739" w:type="dxa"/>
            <w:gridSpan w:val="2"/>
            <w:noWrap w:val="0"/>
            <w:vAlign w:val="top"/>
          </w:tcPr>
          <w:p w14:paraId="132DCC2B">
            <w:pPr>
              <w:spacing w:line="360" w:lineRule="exact"/>
              <w:rPr>
                <w:rFonts w:hint="eastAsia" w:ascii="微软雅黑" w:hAnsi="微软雅黑" w:eastAsia="微软雅黑"/>
              </w:rPr>
            </w:pPr>
            <w:r>
              <w:rPr>
                <w:rFonts w:hint="eastAsia" w:ascii="微软雅黑" w:hAnsi="微软雅黑" w:eastAsia="微软雅黑"/>
              </w:rPr>
              <w:t>分类展示农产品品种信息，提供详细数据链接</w:t>
            </w:r>
          </w:p>
        </w:tc>
      </w:tr>
      <w:tr w14:paraId="1F9D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486BC2EC">
            <w:pPr>
              <w:spacing w:line="360" w:lineRule="exact"/>
              <w:rPr>
                <w:rFonts w:hint="eastAsia" w:ascii="微软雅黑" w:hAnsi="微软雅黑" w:eastAsia="微软雅黑"/>
              </w:rPr>
            </w:pPr>
          </w:p>
        </w:tc>
        <w:tc>
          <w:tcPr>
            <w:tcW w:w="1748" w:type="dxa"/>
            <w:gridSpan w:val="2"/>
            <w:noWrap w:val="0"/>
            <w:vAlign w:val="top"/>
          </w:tcPr>
          <w:p w14:paraId="66EE9E0B">
            <w:pPr>
              <w:spacing w:line="360" w:lineRule="exact"/>
              <w:rPr>
                <w:rFonts w:hint="eastAsia" w:ascii="微软雅黑" w:hAnsi="微软雅黑" w:eastAsia="微软雅黑"/>
              </w:rPr>
            </w:pPr>
            <w:r>
              <w:rPr>
                <w:rFonts w:hint="eastAsia" w:ascii="微软雅黑" w:hAnsi="微软雅黑" w:eastAsia="微软雅黑"/>
              </w:rPr>
              <w:t>产地数据查询</w:t>
            </w:r>
          </w:p>
        </w:tc>
        <w:tc>
          <w:tcPr>
            <w:tcW w:w="5739" w:type="dxa"/>
            <w:gridSpan w:val="2"/>
            <w:noWrap w:val="0"/>
            <w:vAlign w:val="top"/>
          </w:tcPr>
          <w:p w14:paraId="75B3BA9D">
            <w:pPr>
              <w:spacing w:line="360" w:lineRule="exact"/>
              <w:rPr>
                <w:rFonts w:hint="eastAsia" w:ascii="微软雅黑" w:hAnsi="微软雅黑" w:eastAsia="微软雅黑"/>
              </w:rPr>
            </w:pPr>
            <w:r>
              <w:rPr>
                <w:rFonts w:hint="eastAsia" w:ascii="微软雅黑" w:hAnsi="微软雅黑" w:eastAsia="微软雅黑"/>
              </w:rPr>
              <w:t>提供产地地图及搜索功能，展示产地农产品相关信息及环境数据</w:t>
            </w:r>
          </w:p>
        </w:tc>
      </w:tr>
      <w:tr w14:paraId="10BB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0B2E81A3">
            <w:pPr>
              <w:spacing w:line="360" w:lineRule="exact"/>
              <w:rPr>
                <w:rFonts w:hint="eastAsia" w:ascii="微软雅黑" w:hAnsi="微软雅黑" w:eastAsia="微软雅黑"/>
              </w:rPr>
            </w:pPr>
          </w:p>
        </w:tc>
        <w:tc>
          <w:tcPr>
            <w:tcW w:w="1748" w:type="dxa"/>
            <w:gridSpan w:val="2"/>
            <w:noWrap w:val="0"/>
            <w:vAlign w:val="top"/>
          </w:tcPr>
          <w:p w14:paraId="3F8B093B">
            <w:pPr>
              <w:spacing w:line="360" w:lineRule="exact"/>
              <w:rPr>
                <w:rFonts w:hint="eastAsia" w:ascii="微软雅黑" w:hAnsi="微软雅黑" w:eastAsia="微软雅黑"/>
              </w:rPr>
            </w:pPr>
            <w:r>
              <w:rPr>
                <w:rFonts w:hint="eastAsia" w:ascii="微软雅黑" w:hAnsi="微软雅黑" w:eastAsia="微软雅黑"/>
              </w:rPr>
              <w:t>产量数据查询与分析</w:t>
            </w:r>
          </w:p>
        </w:tc>
        <w:tc>
          <w:tcPr>
            <w:tcW w:w="5739" w:type="dxa"/>
            <w:gridSpan w:val="2"/>
            <w:noWrap w:val="0"/>
            <w:vAlign w:val="top"/>
          </w:tcPr>
          <w:p w14:paraId="4D1AADAA">
            <w:pPr>
              <w:spacing w:line="360" w:lineRule="exact"/>
              <w:rPr>
                <w:rFonts w:hint="eastAsia" w:ascii="微软雅黑" w:hAnsi="微软雅黑" w:eastAsia="微软雅黑"/>
              </w:rPr>
            </w:pPr>
            <w:r>
              <w:rPr>
                <w:rFonts w:hint="eastAsia" w:ascii="微软雅黑" w:hAnsi="微软雅黑" w:eastAsia="微软雅黑"/>
              </w:rPr>
              <w:t>支持查询产量数据，提供统计分析功能及数据导出</w:t>
            </w:r>
          </w:p>
        </w:tc>
      </w:tr>
      <w:tr w14:paraId="70E6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44C1394A">
            <w:pPr>
              <w:spacing w:line="360" w:lineRule="exact"/>
              <w:rPr>
                <w:rFonts w:hint="eastAsia" w:ascii="微软雅黑" w:hAnsi="微软雅黑" w:eastAsia="微软雅黑"/>
              </w:rPr>
            </w:pPr>
            <w:r>
              <w:rPr>
                <w:rFonts w:hint="eastAsia" w:ascii="微软雅黑" w:hAnsi="微软雅黑" w:eastAsia="微软雅黑"/>
              </w:rPr>
              <w:t>气象与环境模块</w:t>
            </w:r>
          </w:p>
        </w:tc>
        <w:tc>
          <w:tcPr>
            <w:tcW w:w="1748" w:type="dxa"/>
            <w:gridSpan w:val="2"/>
            <w:noWrap w:val="0"/>
            <w:vAlign w:val="top"/>
          </w:tcPr>
          <w:p w14:paraId="4ED9BBAA">
            <w:pPr>
              <w:spacing w:line="360" w:lineRule="exact"/>
              <w:rPr>
                <w:rFonts w:hint="eastAsia" w:ascii="微软雅黑" w:hAnsi="微软雅黑" w:eastAsia="微软雅黑"/>
              </w:rPr>
            </w:pPr>
            <w:r>
              <w:rPr>
                <w:rFonts w:hint="eastAsia" w:ascii="微软雅黑" w:hAnsi="微软雅黑" w:eastAsia="微软雅黑"/>
              </w:rPr>
              <w:t>气象数据实时监测</w:t>
            </w:r>
          </w:p>
        </w:tc>
        <w:tc>
          <w:tcPr>
            <w:tcW w:w="5739" w:type="dxa"/>
            <w:gridSpan w:val="2"/>
            <w:noWrap w:val="0"/>
            <w:vAlign w:val="top"/>
          </w:tcPr>
          <w:p w14:paraId="6047B1C0">
            <w:pPr>
              <w:spacing w:line="360" w:lineRule="exact"/>
              <w:rPr>
                <w:rFonts w:hint="eastAsia" w:ascii="微软雅黑" w:hAnsi="微软雅黑" w:eastAsia="微软雅黑"/>
              </w:rPr>
            </w:pPr>
            <w:r>
              <w:rPr>
                <w:rFonts w:hint="eastAsia" w:ascii="微软雅黑" w:hAnsi="微软雅黑" w:eastAsia="微软雅黑"/>
              </w:rPr>
              <w:t>展示产区实时气象数据，推送气象预警信息</w:t>
            </w:r>
          </w:p>
        </w:tc>
      </w:tr>
      <w:tr w14:paraId="2950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04015AEF">
            <w:pPr>
              <w:spacing w:line="360" w:lineRule="exact"/>
              <w:rPr>
                <w:rFonts w:hint="eastAsia" w:ascii="微软雅黑" w:hAnsi="微软雅黑" w:eastAsia="微软雅黑"/>
              </w:rPr>
            </w:pPr>
          </w:p>
        </w:tc>
        <w:tc>
          <w:tcPr>
            <w:tcW w:w="1748" w:type="dxa"/>
            <w:gridSpan w:val="2"/>
            <w:noWrap w:val="0"/>
            <w:vAlign w:val="top"/>
          </w:tcPr>
          <w:p w14:paraId="1A815C62">
            <w:pPr>
              <w:spacing w:line="360" w:lineRule="exact"/>
              <w:rPr>
                <w:rFonts w:hint="eastAsia" w:ascii="微软雅黑" w:hAnsi="微软雅黑" w:eastAsia="微软雅黑"/>
              </w:rPr>
            </w:pPr>
            <w:r>
              <w:rPr>
                <w:rFonts w:hint="eastAsia" w:ascii="微软雅黑" w:hAnsi="微软雅黑" w:eastAsia="微软雅黑"/>
              </w:rPr>
              <w:t>气象历史数据查询</w:t>
            </w:r>
          </w:p>
        </w:tc>
        <w:tc>
          <w:tcPr>
            <w:tcW w:w="5739" w:type="dxa"/>
            <w:gridSpan w:val="2"/>
            <w:noWrap w:val="0"/>
            <w:vAlign w:val="top"/>
          </w:tcPr>
          <w:p w14:paraId="2C9868B1">
            <w:pPr>
              <w:spacing w:line="360" w:lineRule="exact"/>
              <w:rPr>
                <w:rFonts w:hint="eastAsia" w:ascii="微软雅黑" w:hAnsi="微软雅黑" w:eastAsia="微软雅黑"/>
              </w:rPr>
            </w:pPr>
            <w:r>
              <w:rPr>
                <w:rFonts w:hint="eastAsia" w:ascii="微软雅黑" w:hAnsi="微软雅黑" w:eastAsia="微软雅黑"/>
              </w:rPr>
              <w:t>支持按地区和时间范围查询历史气象数据，分析气象与农产品关系</w:t>
            </w:r>
          </w:p>
        </w:tc>
      </w:tr>
      <w:tr w14:paraId="7FCD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4EC36724">
            <w:pPr>
              <w:spacing w:line="360" w:lineRule="exact"/>
              <w:rPr>
                <w:rFonts w:hint="eastAsia" w:ascii="微软雅黑" w:hAnsi="微软雅黑" w:eastAsia="微软雅黑"/>
              </w:rPr>
            </w:pPr>
          </w:p>
        </w:tc>
        <w:tc>
          <w:tcPr>
            <w:tcW w:w="1748" w:type="dxa"/>
            <w:gridSpan w:val="2"/>
            <w:noWrap w:val="0"/>
            <w:vAlign w:val="top"/>
          </w:tcPr>
          <w:p w14:paraId="3BE2E882">
            <w:pPr>
              <w:spacing w:line="360" w:lineRule="exact"/>
              <w:rPr>
                <w:rFonts w:hint="eastAsia" w:ascii="微软雅黑" w:hAnsi="微软雅黑" w:eastAsia="微软雅黑"/>
              </w:rPr>
            </w:pPr>
            <w:r>
              <w:rPr>
                <w:rFonts w:hint="eastAsia" w:ascii="微软雅黑" w:hAnsi="微软雅黑" w:eastAsia="微软雅黑"/>
              </w:rPr>
              <w:t>土壤质量数据查询</w:t>
            </w:r>
          </w:p>
        </w:tc>
        <w:tc>
          <w:tcPr>
            <w:tcW w:w="5739" w:type="dxa"/>
            <w:gridSpan w:val="2"/>
            <w:noWrap w:val="0"/>
            <w:vAlign w:val="top"/>
          </w:tcPr>
          <w:p w14:paraId="6233E51D">
            <w:pPr>
              <w:spacing w:line="360" w:lineRule="exact"/>
              <w:rPr>
                <w:rFonts w:hint="eastAsia" w:ascii="微软雅黑" w:hAnsi="微软雅黑" w:eastAsia="微软雅黑"/>
              </w:rPr>
            </w:pPr>
            <w:r>
              <w:rPr>
                <w:rFonts w:hint="eastAsia" w:ascii="微软雅黑" w:hAnsi="微软雅黑" w:eastAsia="微软雅黑"/>
              </w:rPr>
              <w:t>提供土壤质量数据查询，分析对种植适宜性并提供改良建议</w:t>
            </w:r>
          </w:p>
        </w:tc>
      </w:tr>
      <w:tr w14:paraId="7BFB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17927FAE">
            <w:pPr>
              <w:spacing w:line="360" w:lineRule="exact"/>
              <w:rPr>
                <w:rFonts w:hint="eastAsia" w:ascii="微软雅黑" w:hAnsi="微软雅黑" w:eastAsia="微软雅黑"/>
              </w:rPr>
            </w:pPr>
            <w:r>
              <w:rPr>
                <w:rFonts w:hint="eastAsia" w:ascii="微软雅黑" w:hAnsi="微软雅黑" w:eastAsia="微软雅黑"/>
              </w:rPr>
              <w:t>政策法规模块</w:t>
            </w:r>
          </w:p>
        </w:tc>
        <w:tc>
          <w:tcPr>
            <w:tcW w:w="1748" w:type="dxa"/>
            <w:gridSpan w:val="2"/>
            <w:noWrap w:val="0"/>
            <w:vAlign w:val="top"/>
          </w:tcPr>
          <w:p w14:paraId="4EDF5B1D">
            <w:pPr>
              <w:spacing w:line="360" w:lineRule="exact"/>
              <w:rPr>
                <w:rFonts w:hint="eastAsia" w:ascii="微软雅黑" w:hAnsi="微软雅黑" w:eastAsia="微软雅黑"/>
              </w:rPr>
            </w:pPr>
            <w:r>
              <w:rPr>
                <w:rFonts w:hint="eastAsia" w:ascii="微软雅黑" w:hAnsi="微软雅黑" w:eastAsia="微软雅黑"/>
              </w:rPr>
              <w:t>政策法规分类展示</w:t>
            </w:r>
          </w:p>
        </w:tc>
        <w:tc>
          <w:tcPr>
            <w:tcW w:w="5739" w:type="dxa"/>
            <w:gridSpan w:val="2"/>
            <w:noWrap w:val="0"/>
            <w:vAlign w:val="top"/>
          </w:tcPr>
          <w:p w14:paraId="04770FBE">
            <w:pPr>
              <w:spacing w:line="360" w:lineRule="exact"/>
              <w:rPr>
                <w:rFonts w:hint="eastAsia" w:ascii="微软雅黑" w:hAnsi="微软雅黑" w:eastAsia="微软雅黑"/>
              </w:rPr>
            </w:pPr>
            <w:r>
              <w:rPr>
                <w:rFonts w:hint="eastAsia" w:ascii="微软雅黑" w:hAnsi="微软雅黑" w:eastAsia="微软雅黑"/>
              </w:rPr>
              <w:t>分类展示政策法规文件，提供下载功能</w:t>
            </w:r>
          </w:p>
        </w:tc>
      </w:tr>
      <w:tr w14:paraId="4C4A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611236EB">
            <w:pPr>
              <w:spacing w:line="360" w:lineRule="exact"/>
              <w:rPr>
                <w:rFonts w:hint="eastAsia" w:ascii="微软雅黑" w:hAnsi="微软雅黑" w:eastAsia="微软雅黑"/>
              </w:rPr>
            </w:pPr>
          </w:p>
        </w:tc>
        <w:tc>
          <w:tcPr>
            <w:tcW w:w="1748" w:type="dxa"/>
            <w:gridSpan w:val="2"/>
            <w:noWrap w:val="0"/>
            <w:vAlign w:val="top"/>
          </w:tcPr>
          <w:p w14:paraId="46441732">
            <w:pPr>
              <w:spacing w:line="360" w:lineRule="exact"/>
              <w:rPr>
                <w:rFonts w:hint="eastAsia" w:ascii="微软雅黑" w:hAnsi="微软雅黑" w:eastAsia="微软雅黑"/>
              </w:rPr>
            </w:pPr>
            <w:r>
              <w:rPr>
                <w:rFonts w:hint="eastAsia" w:ascii="微软雅黑" w:hAnsi="微软雅黑" w:eastAsia="微软雅黑"/>
              </w:rPr>
              <w:t>政策法规解读与分析</w:t>
            </w:r>
          </w:p>
        </w:tc>
        <w:tc>
          <w:tcPr>
            <w:tcW w:w="5739" w:type="dxa"/>
            <w:gridSpan w:val="2"/>
            <w:noWrap w:val="0"/>
            <w:vAlign w:val="top"/>
          </w:tcPr>
          <w:p w14:paraId="1FFB6169">
            <w:pPr>
              <w:spacing w:line="360" w:lineRule="exact"/>
              <w:rPr>
                <w:rFonts w:hint="eastAsia" w:ascii="微软雅黑" w:hAnsi="微软雅黑" w:eastAsia="微软雅黑"/>
              </w:rPr>
            </w:pPr>
            <w:r>
              <w:rPr>
                <w:rFonts w:hint="eastAsia" w:ascii="微软雅黑" w:hAnsi="微软雅黑" w:eastAsia="微软雅黑"/>
              </w:rPr>
              <w:t>邀请专家解读重要政策法规，跟踪实施效果</w:t>
            </w:r>
          </w:p>
        </w:tc>
      </w:tr>
      <w:tr w14:paraId="7C896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157A2AC1">
            <w:pPr>
              <w:spacing w:line="360" w:lineRule="exact"/>
              <w:rPr>
                <w:rFonts w:hint="eastAsia" w:ascii="微软雅黑" w:hAnsi="微软雅黑" w:eastAsia="微软雅黑"/>
              </w:rPr>
            </w:pPr>
          </w:p>
        </w:tc>
        <w:tc>
          <w:tcPr>
            <w:tcW w:w="1748" w:type="dxa"/>
            <w:gridSpan w:val="2"/>
            <w:noWrap w:val="0"/>
            <w:vAlign w:val="top"/>
          </w:tcPr>
          <w:p w14:paraId="63F63A2A">
            <w:pPr>
              <w:spacing w:line="360" w:lineRule="exact"/>
              <w:rPr>
                <w:rFonts w:hint="eastAsia" w:ascii="微软雅黑" w:hAnsi="微软雅黑" w:eastAsia="微软雅黑"/>
              </w:rPr>
            </w:pPr>
            <w:r>
              <w:rPr>
                <w:rFonts w:hint="eastAsia" w:ascii="微软雅黑" w:hAnsi="微软雅黑" w:eastAsia="微软雅黑"/>
              </w:rPr>
              <w:t>政策法规动态更新</w:t>
            </w:r>
          </w:p>
        </w:tc>
        <w:tc>
          <w:tcPr>
            <w:tcW w:w="5739" w:type="dxa"/>
            <w:gridSpan w:val="2"/>
            <w:noWrap w:val="0"/>
            <w:vAlign w:val="top"/>
          </w:tcPr>
          <w:p w14:paraId="2E13E74E">
            <w:pPr>
              <w:spacing w:line="360" w:lineRule="exact"/>
              <w:rPr>
                <w:rFonts w:hint="eastAsia" w:ascii="微软雅黑" w:hAnsi="微软雅黑" w:eastAsia="微软雅黑"/>
              </w:rPr>
            </w:pPr>
            <w:r>
              <w:rPr>
                <w:rFonts w:hint="eastAsia" w:ascii="微软雅黑" w:hAnsi="微软雅黑" w:eastAsia="微软雅黑"/>
              </w:rPr>
              <w:t>及时更新政策法规动态，推送通知给用户</w:t>
            </w:r>
          </w:p>
        </w:tc>
      </w:tr>
      <w:tr w14:paraId="4785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0BD3FA91">
            <w:pPr>
              <w:spacing w:line="360" w:lineRule="exact"/>
              <w:rPr>
                <w:rFonts w:hint="eastAsia" w:ascii="微软雅黑" w:hAnsi="微软雅黑" w:eastAsia="微软雅黑"/>
              </w:rPr>
            </w:pPr>
            <w:r>
              <w:rPr>
                <w:rFonts w:hint="eastAsia" w:ascii="微软雅黑" w:hAnsi="微软雅黑" w:eastAsia="微软雅黑"/>
              </w:rPr>
              <w:t>行业动态模块</w:t>
            </w:r>
          </w:p>
        </w:tc>
        <w:tc>
          <w:tcPr>
            <w:tcW w:w="1748" w:type="dxa"/>
            <w:gridSpan w:val="2"/>
            <w:noWrap w:val="0"/>
            <w:vAlign w:val="top"/>
          </w:tcPr>
          <w:p w14:paraId="722358DA">
            <w:pPr>
              <w:spacing w:line="360" w:lineRule="exact"/>
              <w:rPr>
                <w:rFonts w:hint="eastAsia" w:ascii="微软雅黑" w:hAnsi="微软雅黑" w:eastAsia="微软雅黑"/>
              </w:rPr>
            </w:pPr>
            <w:r>
              <w:rPr>
                <w:rFonts w:hint="eastAsia" w:ascii="微软雅黑" w:hAnsi="微软雅黑" w:eastAsia="微软雅黑"/>
              </w:rPr>
              <w:t>行业新闻资讯</w:t>
            </w:r>
          </w:p>
        </w:tc>
        <w:tc>
          <w:tcPr>
            <w:tcW w:w="5739" w:type="dxa"/>
            <w:gridSpan w:val="2"/>
            <w:noWrap w:val="0"/>
            <w:vAlign w:val="top"/>
          </w:tcPr>
          <w:p w14:paraId="6BD2E6D8">
            <w:pPr>
              <w:spacing w:line="360" w:lineRule="exact"/>
              <w:rPr>
                <w:rFonts w:hint="eastAsia" w:ascii="微软雅黑" w:hAnsi="微软雅黑" w:eastAsia="微软雅黑"/>
              </w:rPr>
            </w:pPr>
            <w:r>
              <w:rPr>
                <w:rFonts w:hint="eastAsia" w:ascii="微软雅黑" w:hAnsi="微软雅黑" w:eastAsia="微软雅黑"/>
              </w:rPr>
              <w:t>实时抓取行业新闻，支持分类浏览和搜索，展示详情</w:t>
            </w:r>
          </w:p>
        </w:tc>
      </w:tr>
      <w:tr w14:paraId="28CA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656BD54D">
            <w:pPr>
              <w:spacing w:line="360" w:lineRule="exact"/>
              <w:rPr>
                <w:rFonts w:hint="eastAsia" w:ascii="微软雅黑" w:hAnsi="微软雅黑" w:eastAsia="微软雅黑"/>
              </w:rPr>
            </w:pPr>
          </w:p>
        </w:tc>
        <w:tc>
          <w:tcPr>
            <w:tcW w:w="1748" w:type="dxa"/>
            <w:gridSpan w:val="2"/>
            <w:noWrap w:val="0"/>
            <w:vAlign w:val="top"/>
          </w:tcPr>
          <w:p w14:paraId="78B9A7A9">
            <w:pPr>
              <w:spacing w:line="360" w:lineRule="exact"/>
              <w:rPr>
                <w:rFonts w:hint="eastAsia" w:ascii="微软雅黑" w:hAnsi="微软雅黑" w:eastAsia="微软雅黑"/>
              </w:rPr>
            </w:pPr>
            <w:r>
              <w:rPr>
                <w:rFonts w:hint="eastAsia" w:ascii="微软雅黑" w:hAnsi="微软雅黑" w:eastAsia="微软雅黑"/>
              </w:rPr>
              <w:t>市场研究报告</w:t>
            </w:r>
          </w:p>
        </w:tc>
        <w:tc>
          <w:tcPr>
            <w:tcW w:w="5739" w:type="dxa"/>
            <w:gridSpan w:val="2"/>
            <w:noWrap w:val="0"/>
            <w:vAlign w:val="top"/>
          </w:tcPr>
          <w:p w14:paraId="1D3F2395">
            <w:pPr>
              <w:spacing w:line="360" w:lineRule="exact"/>
              <w:rPr>
                <w:rFonts w:hint="eastAsia" w:ascii="微软雅黑" w:hAnsi="微软雅黑" w:eastAsia="微软雅黑"/>
              </w:rPr>
            </w:pPr>
            <w:r>
              <w:rPr>
                <w:rFonts w:hint="eastAsia" w:ascii="微软雅黑" w:hAnsi="微软雅黑" w:eastAsia="微软雅黑"/>
              </w:rPr>
              <w:t>收集发布报告，提供下载、摘要展示及解读分析</w:t>
            </w:r>
          </w:p>
        </w:tc>
      </w:tr>
      <w:tr w14:paraId="7C76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01D420E0">
            <w:pPr>
              <w:spacing w:line="360" w:lineRule="exact"/>
              <w:rPr>
                <w:rFonts w:hint="eastAsia" w:ascii="微软雅黑" w:hAnsi="微软雅黑" w:eastAsia="微软雅黑"/>
              </w:rPr>
            </w:pPr>
          </w:p>
        </w:tc>
        <w:tc>
          <w:tcPr>
            <w:tcW w:w="1748" w:type="dxa"/>
            <w:gridSpan w:val="2"/>
            <w:noWrap w:val="0"/>
            <w:vAlign w:val="top"/>
          </w:tcPr>
          <w:p w14:paraId="45A9B3D0">
            <w:pPr>
              <w:spacing w:line="360" w:lineRule="exact"/>
              <w:rPr>
                <w:rFonts w:hint="eastAsia" w:ascii="微软雅黑" w:hAnsi="微软雅黑" w:eastAsia="微软雅黑"/>
              </w:rPr>
            </w:pPr>
            <w:r>
              <w:rPr>
                <w:rFonts w:hint="eastAsia" w:ascii="微软雅黑" w:hAnsi="微软雅黑" w:eastAsia="微软雅黑"/>
              </w:rPr>
              <w:t>行业展会与活动信息</w:t>
            </w:r>
          </w:p>
        </w:tc>
        <w:tc>
          <w:tcPr>
            <w:tcW w:w="5739" w:type="dxa"/>
            <w:gridSpan w:val="2"/>
            <w:noWrap w:val="0"/>
            <w:vAlign w:val="top"/>
          </w:tcPr>
          <w:p w14:paraId="1C9EC8DD">
            <w:pPr>
              <w:spacing w:line="360" w:lineRule="exact"/>
              <w:rPr>
                <w:rFonts w:hint="eastAsia" w:ascii="微软雅黑" w:hAnsi="微软雅黑" w:eastAsia="微软雅黑"/>
              </w:rPr>
            </w:pPr>
            <w:r>
              <w:rPr>
                <w:rFonts w:hint="eastAsia" w:ascii="微软雅黑" w:hAnsi="微软雅黑" w:eastAsia="微软雅黑"/>
              </w:rPr>
              <w:t>发布活动信息，支持在线报名，展示活动报道</w:t>
            </w:r>
          </w:p>
        </w:tc>
      </w:tr>
      <w:tr w14:paraId="76617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gridSpan w:val="5"/>
            <w:noWrap w:val="0"/>
            <w:vAlign w:val="top"/>
          </w:tcPr>
          <w:p w14:paraId="0A4A020B">
            <w:pPr>
              <w:spacing w:line="360" w:lineRule="exact"/>
              <w:rPr>
                <w:rFonts w:hint="default" w:ascii="微软雅黑" w:hAnsi="微软雅黑" w:eastAsia="微软雅黑"/>
                <w:lang w:val="en-US" w:eastAsia="zh-CN"/>
              </w:rPr>
            </w:pPr>
            <w:r>
              <w:rPr>
                <w:rFonts w:hint="eastAsia" w:ascii="微软雅黑" w:hAnsi="微软雅黑" w:eastAsia="微软雅黑"/>
                <w:b/>
                <w:bCs/>
                <w:lang w:val="en-US" w:eastAsia="zh-CN"/>
              </w:rPr>
              <w:t>后端功能</w:t>
            </w:r>
          </w:p>
        </w:tc>
      </w:tr>
      <w:tr w14:paraId="2F8C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7A966303">
            <w:pPr>
              <w:spacing w:line="360" w:lineRule="exact"/>
              <w:rPr>
                <w:rFonts w:hint="eastAsia" w:ascii="微软雅黑" w:hAnsi="微软雅黑" w:eastAsia="微软雅黑"/>
              </w:rPr>
            </w:pPr>
            <w:r>
              <w:rPr>
                <w:rFonts w:hint="eastAsia" w:ascii="微软雅黑" w:hAnsi="微软雅黑" w:eastAsia="微软雅黑"/>
              </w:rPr>
              <w:t>用户中心</w:t>
            </w:r>
          </w:p>
        </w:tc>
        <w:tc>
          <w:tcPr>
            <w:tcW w:w="1748" w:type="dxa"/>
            <w:gridSpan w:val="2"/>
            <w:noWrap w:val="0"/>
            <w:vAlign w:val="top"/>
          </w:tcPr>
          <w:p w14:paraId="12E2E3F8">
            <w:pPr>
              <w:spacing w:line="360" w:lineRule="exact"/>
              <w:rPr>
                <w:rFonts w:hint="eastAsia" w:ascii="微软雅黑" w:hAnsi="微软雅黑" w:eastAsia="微软雅黑"/>
              </w:rPr>
            </w:pPr>
            <w:r>
              <w:rPr>
                <w:rFonts w:hint="eastAsia" w:ascii="微软雅黑" w:hAnsi="微软雅黑" w:eastAsia="微软雅黑"/>
              </w:rPr>
              <w:t>个人资料管理</w:t>
            </w:r>
          </w:p>
        </w:tc>
        <w:tc>
          <w:tcPr>
            <w:tcW w:w="5739" w:type="dxa"/>
            <w:gridSpan w:val="2"/>
            <w:noWrap w:val="0"/>
            <w:vAlign w:val="top"/>
          </w:tcPr>
          <w:p w14:paraId="10A14E62">
            <w:pPr>
              <w:spacing w:line="360" w:lineRule="exact"/>
              <w:rPr>
                <w:rFonts w:hint="eastAsia" w:ascii="微软雅黑" w:hAnsi="微软雅黑" w:eastAsia="微软雅黑"/>
              </w:rPr>
            </w:pPr>
            <w:r>
              <w:rPr>
                <w:rFonts w:hint="eastAsia" w:ascii="微软雅黑" w:hAnsi="微软雅黑" w:eastAsia="微软雅黑"/>
              </w:rPr>
              <w:t>用户可查看和修改个人资料，上传头像和简介</w:t>
            </w:r>
          </w:p>
        </w:tc>
      </w:tr>
      <w:tr w14:paraId="138FD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67EB165D">
            <w:pPr>
              <w:spacing w:line="360" w:lineRule="exact"/>
              <w:rPr>
                <w:rFonts w:hint="eastAsia" w:ascii="微软雅黑" w:hAnsi="微软雅黑" w:eastAsia="微软雅黑"/>
              </w:rPr>
            </w:pPr>
          </w:p>
        </w:tc>
        <w:tc>
          <w:tcPr>
            <w:tcW w:w="1748" w:type="dxa"/>
            <w:gridSpan w:val="2"/>
            <w:noWrap w:val="0"/>
            <w:vAlign w:val="top"/>
          </w:tcPr>
          <w:p w14:paraId="2804346D">
            <w:pPr>
              <w:spacing w:line="360" w:lineRule="exact"/>
              <w:rPr>
                <w:rFonts w:hint="eastAsia" w:ascii="微软雅黑" w:hAnsi="微软雅黑" w:eastAsia="微软雅黑"/>
              </w:rPr>
            </w:pPr>
            <w:r>
              <w:rPr>
                <w:rFonts w:hint="eastAsia" w:ascii="微软雅黑" w:hAnsi="微软雅黑" w:eastAsia="微软雅黑"/>
              </w:rPr>
              <w:t>收藏与关注功能</w:t>
            </w:r>
          </w:p>
        </w:tc>
        <w:tc>
          <w:tcPr>
            <w:tcW w:w="5739" w:type="dxa"/>
            <w:gridSpan w:val="2"/>
            <w:noWrap w:val="0"/>
            <w:vAlign w:val="top"/>
          </w:tcPr>
          <w:p w14:paraId="22BE92BA">
            <w:pPr>
              <w:spacing w:line="360" w:lineRule="exact"/>
              <w:rPr>
                <w:rFonts w:hint="eastAsia" w:ascii="微软雅黑" w:hAnsi="微软雅黑" w:eastAsia="微软雅黑"/>
              </w:rPr>
            </w:pPr>
            <w:r>
              <w:rPr>
                <w:rFonts w:hint="eastAsia" w:ascii="微软雅黑" w:hAnsi="微软雅黑" w:eastAsia="微软雅黑"/>
              </w:rPr>
              <w:t>支持收藏感兴趣内容，关注特定农产品等，实现个性化推荐</w:t>
            </w:r>
          </w:p>
        </w:tc>
      </w:tr>
      <w:tr w14:paraId="0B0A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45EE5BE7">
            <w:pPr>
              <w:spacing w:line="360" w:lineRule="exact"/>
              <w:rPr>
                <w:rFonts w:hint="eastAsia" w:ascii="微软雅黑" w:hAnsi="微软雅黑" w:eastAsia="微软雅黑"/>
              </w:rPr>
            </w:pPr>
          </w:p>
        </w:tc>
        <w:tc>
          <w:tcPr>
            <w:tcW w:w="1748" w:type="dxa"/>
            <w:gridSpan w:val="2"/>
            <w:noWrap w:val="0"/>
            <w:vAlign w:val="top"/>
          </w:tcPr>
          <w:p w14:paraId="50C8FAD7">
            <w:pPr>
              <w:spacing w:line="360" w:lineRule="exact"/>
              <w:rPr>
                <w:rFonts w:hint="eastAsia" w:ascii="微软雅黑" w:hAnsi="微软雅黑" w:eastAsia="微软雅黑"/>
              </w:rPr>
            </w:pPr>
            <w:r>
              <w:rPr>
                <w:rFonts w:hint="eastAsia" w:ascii="微软雅黑" w:hAnsi="微软雅黑" w:eastAsia="微软雅黑"/>
              </w:rPr>
              <w:t>历史记录查询</w:t>
            </w:r>
          </w:p>
        </w:tc>
        <w:tc>
          <w:tcPr>
            <w:tcW w:w="5739" w:type="dxa"/>
            <w:gridSpan w:val="2"/>
            <w:noWrap w:val="0"/>
            <w:vAlign w:val="top"/>
          </w:tcPr>
          <w:p w14:paraId="03295250">
            <w:pPr>
              <w:spacing w:line="360" w:lineRule="exact"/>
              <w:rPr>
                <w:rFonts w:hint="eastAsia" w:ascii="微软雅黑" w:hAnsi="微软雅黑" w:eastAsia="微软雅黑"/>
              </w:rPr>
            </w:pPr>
            <w:r>
              <w:rPr>
                <w:rFonts w:hint="eastAsia" w:ascii="微软雅黑" w:hAnsi="微软雅黑" w:eastAsia="微软雅黑"/>
              </w:rPr>
              <w:t>记录用户操作历史，支持筛选和搜索</w:t>
            </w:r>
          </w:p>
        </w:tc>
      </w:tr>
      <w:tr w14:paraId="1570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041" w:type="dxa"/>
            <w:noWrap w:val="0"/>
            <w:vAlign w:val="top"/>
          </w:tcPr>
          <w:p w14:paraId="335EB34B">
            <w:pPr>
              <w:spacing w:line="360" w:lineRule="exact"/>
              <w:rPr>
                <w:rFonts w:hint="eastAsia" w:ascii="微软雅黑" w:hAnsi="微软雅黑" w:eastAsia="微软雅黑"/>
              </w:rPr>
            </w:pPr>
          </w:p>
        </w:tc>
        <w:tc>
          <w:tcPr>
            <w:tcW w:w="1748" w:type="dxa"/>
            <w:gridSpan w:val="2"/>
            <w:noWrap w:val="0"/>
            <w:vAlign w:val="top"/>
          </w:tcPr>
          <w:p w14:paraId="3AC1C448">
            <w:pPr>
              <w:spacing w:line="360" w:lineRule="exact"/>
              <w:rPr>
                <w:rFonts w:hint="eastAsia" w:ascii="微软雅黑" w:hAnsi="微软雅黑" w:eastAsia="微软雅黑"/>
              </w:rPr>
            </w:pPr>
            <w:r>
              <w:rPr>
                <w:rFonts w:hint="eastAsia" w:ascii="微软雅黑" w:hAnsi="微软雅黑" w:eastAsia="微软雅黑"/>
              </w:rPr>
              <w:t>意见反馈与帮助</w:t>
            </w:r>
          </w:p>
        </w:tc>
        <w:tc>
          <w:tcPr>
            <w:tcW w:w="5739" w:type="dxa"/>
            <w:gridSpan w:val="2"/>
            <w:noWrap w:val="0"/>
            <w:vAlign w:val="top"/>
          </w:tcPr>
          <w:p w14:paraId="7D2DED61">
            <w:pPr>
              <w:spacing w:line="360" w:lineRule="exact"/>
              <w:rPr>
                <w:rFonts w:hint="eastAsia" w:ascii="微软雅黑" w:hAnsi="微软雅黑" w:eastAsia="微软雅黑"/>
              </w:rPr>
            </w:pPr>
            <w:r>
              <w:rPr>
                <w:rFonts w:hint="eastAsia" w:ascii="微软雅黑" w:hAnsi="微软雅黑" w:eastAsia="微软雅黑"/>
              </w:rPr>
              <w:t>提供意见反馈入口，展示常见问题解答和帮助文档</w:t>
            </w:r>
          </w:p>
        </w:tc>
      </w:tr>
      <w:tr w14:paraId="53E4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449925A0">
            <w:pPr>
              <w:spacing w:line="360" w:lineRule="exact"/>
              <w:rPr>
                <w:rFonts w:hint="eastAsia" w:ascii="微软雅黑" w:hAnsi="微软雅黑" w:eastAsia="微软雅黑"/>
              </w:rPr>
            </w:pPr>
            <w:r>
              <w:rPr>
                <w:rFonts w:hint="eastAsia" w:ascii="微软雅黑" w:hAnsi="微软雅黑" w:eastAsia="微软雅黑"/>
              </w:rPr>
              <w:t>数据可视化与分享功能</w:t>
            </w:r>
          </w:p>
        </w:tc>
        <w:tc>
          <w:tcPr>
            <w:tcW w:w="1748" w:type="dxa"/>
            <w:gridSpan w:val="2"/>
            <w:noWrap w:val="0"/>
            <w:vAlign w:val="top"/>
          </w:tcPr>
          <w:p w14:paraId="3D32D8B6">
            <w:pPr>
              <w:spacing w:line="360" w:lineRule="exact"/>
              <w:rPr>
                <w:rFonts w:hint="eastAsia" w:ascii="微软雅黑" w:hAnsi="微软雅黑" w:eastAsia="微软雅黑"/>
              </w:rPr>
            </w:pPr>
            <w:r>
              <w:rPr>
                <w:rFonts w:hint="eastAsia" w:ascii="微软雅黑" w:hAnsi="微软雅黑" w:eastAsia="微软雅黑"/>
              </w:rPr>
              <w:t>数据可视化定制</w:t>
            </w:r>
          </w:p>
        </w:tc>
        <w:tc>
          <w:tcPr>
            <w:tcW w:w="5739" w:type="dxa"/>
            <w:gridSpan w:val="2"/>
            <w:noWrap w:val="0"/>
            <w:vAlign w:val="top"/>
          </w:tcPr>
          <w:p w14:paraId="3E3AEBBC">
            <w:pPr>
              <w:spacing w:line="360" w:lineRule="exact"/>
              <w:rPr>
                <w:rFonts w:hint="eastAsia" w:ascii="微软雅黑" w:hAnsi="微软雅黑" w:eastAsia="微软雅黑"/>
              </w:rPr>
            </w:pPr>
            <w:r>
              <w:rPr>
                <w:rFonts w:hint="eastAsia" w:ascii="微软雅黑" w:hAnsi="微软雅黑" w:eastAsia="微软雅黑"/>
              </w:rPr>
              <w:t>用户可定制可视化方式展示数据，支持多维度组合展示</w:t>
            </w:r>
          </w:p>
        </w:tc>
      </w:tr>
      <w:tr w14:paraId="7686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noWrap w:val="0"/>
            <w:vAlign w:val="top"/>
          </w:tcPr>
          <w:p w14:paraId="3B26D48B">
            <w:pPr>
              <w:spacing w:line="360" w:lineRule="exact"/>
              <w:rPr>
                <w:rFonts w:hint="eastAsia" w:ascii="微软雅黑" w:hAnsi="微软雅黑" w:eastAsia="微软雅黑"/>
              </w:rPr>
            </w:pPr>
          </w:p>
        </w:tc>
        <w:tc>
          <w:tcPr>
            <w:tcW w:w="1748" w:type="dxa"/>
            <w:gridSpan w:val="2"/>
            <w:noWrap w:val="0"/>
            <w:vAlign w:val="top"/>
          </w:tcPr>
          <w:p w14:paraId="5E3A6F00">
            <w:pPr>
              <w:spacing w:line="360" w:lineRule="exact"/>
              <w:rPr>
                <w:rFonts w:hint="eastAsia" w:ascii="微软雅黑" w:hAnsi="微软雅黑" w:eastAsia="微软雅黑"/>
              </w:rPr>
            </w:pPr>
            <w:r>
              <w:rPr>
                <w:rFonts w:hint="eastAsia" w:ascii="微软雅黑" w:hAnsi="微软雅黑" w:eastAsia="微软雅黑"/>
              </w:rPr>
              <w:t>数据分享功能</w:t>
            </w:r>
          </w:p>
        </w:tc>
        <w:tc>
          <w:tcPr>
            <w:tcW w:w="5739" w:type="dxa"/>
            <w:gridSpan w:val="2"/>
            <w:noWrap w:val="0"/>
            <w:vAlign w:val="top"/>
          </w:tcPr>
          <w:p w14:paraId="1421B0BB">
            <w:pPr>
              <w:spacing w:line="360" w:lineRule="exact"/>
              <w:rPr>
                <w:rFonts w:hint="eastAsia" w:ascii="微软雅黑" w:hAnsi="微软雅黑" w:eastAsia="微软雅黑"/>
              </w:rPr>
            </w:pPr>
            <w:r>
              <w:rPr>
                <w:rFonts w:hint="eastAsia" w:ascii="微软雅黑" w:hAnsi="微软雅黑" w:eastAsia="微软雅黑"/>
              </w:rPr>
              <w:t>支持将平台内容分享到社交媒体等，可添加评论说明</w:t>
            </w:r>
          </w:p>
        </w:tc>
      </w:tr>
      <w:tr w14:paraId="0572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noWrap w:val="0"/>
            <w:vAlign w:val="top"/>
          </w:tcPr>
          <w:p w14:paraId="3BE7C4BE">
            <w:pPr>
              <w:spacing w:line="360" w:lineRule="exact"/>
              <w:rPr>
                <w:rFonts w:hint="eastAsia" w:ascii="微软雅黑" w:hAnsi="微软雅黑" w:eastAsia="微软雅黑"/>
              </w:rPr>
            </w:pPr>
            <w:r>
              <w:rPr>
                <w:rFonts w:hint="eastAsia" w:ascii="微软雅黑" w:hAnsi="微软雅黑" w:eastAsia="微软雅黑"/>
              </w:rPr>
              <w:t>数据管理</w:t>
            </w:r>
          </w:p>
        </w:tc>
        <w:tc>
          <w:tcPr>
            <w:tcW w:w="1759" w:type="dxa"/>
            <w:gridSpan w:val="2"/>
            <w:noWrap w:val="0"/>
            <w:vAlign w:val="top"/>
          </w:tcPr>
          <w:p w14:paraId="046ADB00">
            <w:pPr>
              <w:spacing w:line="360" w:lineRule="exact"/>
              <w:rPr>
                <w:rFonts w:hint="eastAsia" w:ascii="微软雅黑" w:hAnsi="微软雅黑" w:eastAsia="微软雅黑"/>
              </w:rPr>
            </w:pPr>
            <w:r>
              <w:rPr>
                <w:rFonts w:hint="eastAsia" w:ascii="微软雅黑" w:hAnsi="微软雅黑" w:eastAsia="微软雅黑"/>
              </w:rPr>
              <w:t>数据采集任务管理</w:t>
            </w:r>
          </w:p>
        </w:tc>
        <w:tc>
          <w:tcPr>
            <w:tcW w:w="5716" w:type="dxa"/>
            <w:noWrap w:val="0"/>
            <w:vAlign w:val="top"/>
          </w:tcPr>
          <w:p w14:paraId="3933A7FC">
            <w:pPr>
              <w:spacing w:line="360" w:lineRule="exact"/>
              <w:rPr>
                <w:rFonts w:hint="eastAsia" w:ascii="微软雅黑" w:hAnsi="微软雅黑" w:eastAsia="微软雅黑"/>
              </w:rPr>
            </w:pPr>
            <w:r>
              <w:rPr>
                <w:rFonts w:hint="eastAsia" w:ascii="微软雅黑" w:hAnsi="微软雅黑" w:eastAsia="微软雅黑"/>
              </w:rPr>
              <w:t>配置采集任务参数，监控采集状态，处理异常</w:t>
            </w:r>
          </w:p>
        </w:tc>
      </w:tr>
      <w:tr w14:paraId="2170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noWrap w:val="0"/>
            <w:vAlign w:val="top"/>
          </w:tcPr>
          <w:p w14:paraId="430106D3">
            <w:pPr>
              <w:spacing w:line="360" w:lineRule="exact"/>
              <w:rPr>
                <w:rFonts w:hint="eastAsia" w:ascii="微软雅黑" w:hAnsi="微软雅黑" w:eastAsia="微软雅黑"/>
              </w:rPr>
            </w:pPr>
          </w:p>
        </w:tc>
        <w:tc>
          <w:tcPr>
            <w:tcW w:w="1759" w:type="dxa"/>
            <w:gridSpan w:val="2"/>
            <w:noWrap w:val="0"/>
            <w:vAlign w:val="top"/>
          </w:tcPr>
          <w:p w14:paraId="65964398">
            <w:pPr>
              <w:spacing w:line="360" w:lineRule="exact"/>
              <w:rPr>
                <w:rFonts w:hint="eastAsia" w:ascii="微软雅黑" w:hAnsi="微软雅黑" w:eastAsia="微软雅黑"/>
              </w:rPr>
            </w:pPr>
            <w:r>
              <w:rPr>
                <w:rFonts w:hint="eastAsia" w:ascii="微软雅黑" w:hAnsi="微软雅黑" w:eastAsia="微软雅黑"/>
              </w:rPr>
              <w:t>数据清洗与预处理</w:t>
            </w:r>
          </w:p>
        </w:tc>
        <w:tc>
          <w:tcPr>
            <w:tcW w:w="5716" w:type="dxa"/>
            <w:noWrap w:val="0"/>
            <w:vAlign w:val="top"/>
          </w:tcPr>
          <w:p w14:paraId="3C02BE53">
            <w:pPr>
              <w:spacing w:line="360" w:lineRule="exact"/>
              <w:rPr>
                <w:rFonts w:hint="eastAsia" w:ascii="微软雅黑" w:hAnsi="微软雅黑" w:eastAsia="微软雅黑"/>
              </w:rPr>
            </w:pPr>
            <w:r>
              <w:rPr>
                <w:rFonts w:hint="eastAsia" w:ascii="微软雅黑" w:hAnsi="微软雅黑" w:eastAsia="微软雅黑"/>
              </w:rPr>
              <w:t>清洗处理采集数据，监控数据质量</w:t>
            </w:r>
          </w:p>
        </w:tc>
      </w:tr>
      <w:tr w14:paraId="73FD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noWrap w:val="0"/>
            <w:vAlign w:val="top"/>
          </w:tcPr>
          <w:p w14:paraId="0094ADFF">
            <w:pPr>
              <w:spacing w:line="360" w:lineRule="exact"/>
              <w:rPr>
                <w:rFonts w:hint="eastAsia" w:ascii="微软雅黑" w:hAnsi="微软雅黑" w:eastAsia="微软雅黑"/>
              </w:rPr>
            </w:pPr>
          </w:p>
        </w:tc>
        <w:tc>
          <w:tcPr>
            <w:tcW w:w="1759" w:type="dxa"/>
            <w:gridSpan w:val="2"/>
            <w:noWrap w:val="0"/>
            <w:vAlign w:val="top"/>
          </w:tcPr>
          <w:p w14:paraId="7D0E7BB2">
            <w:pPr>
              <w:spacing w:line="360" w:lineRule="exact"/>
              <w:rPr>
                <w:rFonts w:hint="eastAsia" w:ascii="微软雅黑" w:hAnsi="微软雅黑" w:eastAsia="微软雅黑"/>
              </w:rPr>
            </w:pPr>
            <w:r>
              <w:rPr>
                <w:rFonts w:hint="eastAsia" w:ascii="微软雅黑" w:hAnsi="微软雅黑" w:eastAsia="微软雅黑"/>
              </w:rPr>
              <w:t>数据存储与管理</w:t>
            </w:r>
          </w:p>
        </w:tc>
        <w:tc>
          <w:tcPr>
            <w:tcW w:w="5716" w:type="dxa"/>
            <w:noWrap w:val="0"/>
            <w:vAlign w:val="top"/>
          </w:tcPr>
          <w:p w14:paraId="5CDEF11F">
            <w:pPr>
              <w:spacing w:line="360" w:lineRule="exact"/>
              <w:rPr>
                <w:rFonts w:hint="eastAsia" w:ascii="微软雅黑" w:hAnsi="微软雅黑" w:eastAsia="微软雅黑"/>
              </w:rPr>
            </w:pPr>
            <w:r>
              <w:rPr>
                <w:rFonts w:hint="eastAsia" w:ascii="微软雅黑" w:hAnsi="微软雅黑" w:eastAsia="微软雅黑"/>
              </w:rPr>
              <w:t>设计存储架构，管理数据备份恢复，支持查询导出</w:t>
            </w:r>
          </w:p>
        </w:tc>
      </w:tr>
      <w:tr w14:paraId="37FD4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noWrap w:val="0"/>
            <w:vAlign w:val="top"/>
          </w:tcPr>
          <w:p w14:paraId="54EB9C11">
            <w:pPr>
              <w:spacing w:line="360" w:lineRule="exact"/>
              <w:rPr>
                <w:rFonts w:hint="eastAsia" w:ascii="微软雅黑" w:hAnsi="微软雅黑" w:eastAsia="微软雅黑"/>
              </w:rPr>
            </w:pPr>
            <w:r>
              <w:rPr>
                <w:rFonts w:hint="eastAsia" w:ascii="微软雅黑" w:hAnsi="微软雅黑" w:eastAsia="微软雅黑"/>
              </w:rPr>
              <w:t>用户管理</w:t>
            </w:r>
          </w:p>
        </w:tc>
        <w:tc>
          <w:tcPr>
            <w:tcW w:w="1759" w:type="dxa"/>
            <w:gridSpan w:val="2"/>
            <w:noWrap w:val="0"/>
            <w:vAlign w:val="top"/>
          </w:tcPr>
          <w:p w14:paraId="7CC66605">
            <w:pPr>
              <w:spacing w:line="360" w:lineRule="exact"/>
              <w:rPr>
                <w:rFonts w:hint="eastAsia" w:ascii="微软雅黑" w:hAnsi="微软雅黑" w:eastAsia="微软雅黑"/>
              </w:rPr>
            </w:pPr>
            <w:r>
              <w:rPr>
                <w:rFonts w:hint="eastAsia" w:ascii="微软雅黑" w:hAnsi="微软雅黑" w:eastAsia="微软雅黑"/>
              </w:rPr>
              <w:t>用户注册审核与管理</w:t>
            </w:r>
          </w:p>
        </w:tc>
        <w:tc>
          <w:tcPr>
            <w:tcW w:w="5716" w:type="dxa"/>
            <w:noWrap w:val="0"/>
            <w:vAlign w:val="top"/>
          </w:tcPr>
          <w:p w14:paraId="70F3FC91">
            <w:pPr>
              <w:spacing w:line="360" w:lineRule="exact"/>
              <w:rPr>
                <w:rFonts w:hint="eastAsia" w:ascii="微软雅黑" w:hAnsi="微软雅黑" w:eastAsia="微软雅黑"/>
              </w:rPr>
            </w:pPr>
            <w:r>
              <w:rPr>
                <w:rFonts w:hint="eastAsia" w:ascii="微软雅黑" w:hAnsi="微软雅黑" w:eastAsia="微软雅黑"/>
              </w:rPr>
              <w:t>处理注册申请，管理用户账户信息</w:t>
            </w:r>
          </w:p>
        </w:tc>
      </w:tr>
      <w:tr w14:paraId="68F0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noWrap w:val="0"/>
            <w:vAlign w:val="top"/>
          </w:tcPr>
          <w:p w14:paraId="1F6F01CA">
            <w:pPr>
              <w:spacing w:line="360" w:lineRule="exact"/>
              <w:rPr>
                <w:rFonts w:hint="eastAsia" w:ascii="微软雅黑" w:hAnsi="微软雅黑" w:eastAsia="微软雅黑"/>
              </w:rPr>
            </w:pPr>
          </w:p>
        </w:tc>
        <w:tc>
          <w:tcPr>
            <w:tcW w:w="1759" w:type="dxa"/>
            <w:gridSpan w:val="2"/>
            <w:noWrap w:val="0"/>
            <w:vAlign w:val="top"/>
          </w:tcPr>
          <w:p w14:paraId="73A3980D">
            <w:pPr>
              <w:spacing w:line="360" w:lineRule="exact"/>
              <w:rPr>
                <w:rFonts w:hint="eastAsia" w:ascii="微软雅黑" w:hAnsi="微软雅黑" w:eastAsia="微软雅黑"/>
              </w:rPr>
            </w:pPr>
            <w:r>
              <w:rPr>
                <w:rFonts w:hint="eastAsia" w:ascii="微软雅黑" w:hAnsi="微软雅黑" w:eastAsia="微软雅黑"/>
              </w:rPr>
              <w:t>用户权限管理</w:t>
            </w:r>
          </w:p>
        </w:tc>
        <w:tc>
          <w:tcPr>
            <w:tcW w:w="5716" w:type="dxa"/>
            <w:noWrap w:val="0"/>
            <w:vAlign w:val="top"/>
          </w:tcPr>
          <w:p w14:paraId="7A1E74D0">
            <w:pPr>
              <w:spacing w:line="360" w:lineRule="exact"/>
              <w:rPr>
                <w:rFonts w:hint="eastAsia" w:ascii="微软雅黑" w:hAnsi="微软雅黑" w:eastAsia="微软雅黑"/>
              </w:rPr>
            </w:pPr>
            <w:r>
              <w:rPr>
                <w:rFonts w:hint="eastAsia" w:ascii="微软雅黑" w:hAnsi="微软雅黑" w:eastAsia="微软雅黑"/>
              </w:rPr>
              <w:t>定义角色权限，灵活调整权限设置</w:t>
            </w:r>
          </w:p>
        </w:tc>
      </w:tr>
      <w:tr w14:paraId="79BB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noWrap w:val="0"/>
            <w:vAlign w:val="top"/>
          </w:tcPr>
          <w:p w14:paraId="4A9F27B8">
            <w:pPr>
              <w:spacing w:line="360" w:lineRule="exact"/>
              <w:rPr>
                <w:rFonts w:hint="eastAsia" w:ascii="微软雅黑" w:hAnsi="微软雅黑" w:eastAsia="微软雅黑"/>
              </w:rPr>
            </w:pPr>
          </w:p>
        </w:tc>
        <w:tc>
          <w:tcPr>
            <w:tcW w:w="1759" w:type="dxa"/>
            <w:gridSpan w:val="2"/>
            <w:noWrap w:val="0"/>
            <w:vAlign w:val="top"/>
          </w:tcPr>
          <w:p w14:paraId="2C48B0D7">
            <w:pPr>
              <w:spacing w:line="360" w:lineRule="exact"/>
              <w:rPr>
                <w:rFonts w:hint="eastAsia" w:ascii="微软雅黑" w:hAnsi="微软雅黑" w:eastAsia="微软雅黑"/>
              </w:rPr>
            </w:pPr>
            <w:r>
              <w:rPr>
                <w:rFonts w:hint="eastAsia" w:ascii="微软雅黑" w:hAnsi="微软雅黑" w:eastAsia="微软雅黑"/>
              </w:rPr>
              <w:t>用户行为分析与监控</w:t>
            </w:r>
          </w:p>
        </w:tc>
        <w:tc>
          <w:tcPr>
            <w:tcW w:w="5716" w:type="dxa"/>
            <w:noWrap w:val="0"/>
            <w:vAlign w:val="top"/>
          </w:tcPr>
          <w:p w14:paraId="63BBB827">
            <w:pPr>
              <w:spacing w:line="360" w:lineRule="exact"/>
              <w:rPr>
                <w:rFonts w:hint="eastAsia" w:ascii="微软雅黑" w:hAnsi="微软雅黑" w:eastAsia="微软雅黑"/>
              </w:rPr>
            </w:pPr>
            <w:r>
              <w:rPr>
                <w:rFonts w:hint="eastAsia" w:ascii="微软雅黑" w:hAnsi="微软雅黑" w:eastAsia="微软雅黑"/>
              </w:rPr>
              <w:t>记录分析用户行为，监控异常行为</w:t>
            </w:r>
          </w:p>
        </w:tc>
      </w:tr>
      <w:tr w14:paraId="34A7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noWrap w:val="0"/>
            <w:vAlign w:val="top"/>
          </w:tcPr>
          <w:p w14:paraId="1E121955">
            <w:pPr>
              <w:spacing w:line="360" w:lineRule="exact"/>
              <w:rPr>
                <w:rFonts w:hint="eastAsia" w:ascii="微软雅黑" w:hAnsi="微软雅黑" w:eastAsia="微软雅黑"/>
              </w:rPr>
            </w:pPr>
            <w:r>
              <w:rPr>
                <w:rFonts w:hint="eastAsia" w:ascii="微软雅黑" w:hAnsi="微软雅黑" w:eastAsia="微软雅黑"/>
              </w:rPr>
              <w:t>系统管理</w:t>
            </w:r>
          </w:p>
        </w:tc>
        <w:tc>
          <w:tcPr>
            <w:tcW w:w="1759" w:type="dxa"/>
            <w:gridSpan w:val="2"/>
            <w:noWrap w:val="0"/>
            <w:vAlign w:val="top"/>
          </w:tcPr>
          <w:p w14:paraId="6D920AA5">
            <w:pPr>
              <w:spacing w:line="360" w:lineRule="exact"/>
              <w:rPr>
                <w:rFonts w:hint="eastAsia" w:ascii="微软雅黑" w:hAnsi="微软雅黑" w:eastAsia="微软雅黑"/>
              </w:rPr>
            </w:pPr>
            <w:r>
              <w:rPr>
                <w:rFonts w:hint="eastAsia" w:ascii="微软雅黑" w:hAnsi="微软雅黑" w:eastAsia="微软雅黑"/>
              </w:rPr>
              <w:t>系统配置管理</w:t>
            </w:r>
          </w:p>
        </w:tc>
        <w:tc>
          <w:tcPr>
            <w:tcW w:w="5716" w:type="dxa"/>
            <w:noWrap w:val="0"/>
            <w:vAlign w:val="top"/>
          </w:tcPr>
          <w:p w14:paraId="3E3AFAEE">
            <w:pPr>
              <w:spacing w:line="360" w:lineRule="exact"/>
              <w:rPr>
                <w:rFonts w:hint="eastAsia" w:ascii="微软雅黑" w:hAnsi="微软雅黑" w:eastAsia="微软雅黑"/>
              </w:rPr>
            </w:pPr>
            <w:r>
              <w:rPr>
                <w:rFonts w:hint="eastAsia" w:ascii="微软雅黑" w:hAnsi="微软雅黑" w:eastAsia="微软雅黑"/>
              </w:rPr>
              <w:t>配置系统基本参数和功能模块，管理通信参数</w:t>
            </w:r>
          </w:p>
        </w:tc>
      </w:tr>
      <w:tr w14:paraId="48E6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53" w:type="dxa"/>
            <w:gridSpan w:val="2"/>
            <w:noWrap w:val="0"/>
            <w:vAlign w:val="top"/>
          </w:tcPr>
          <w:p w14:paraId="5D5A2CD7">
            <w:pPr>
              <w:spacing w:line="360" w:lineRule="exact"/>
              <w:rPr>
                <w:rFonts w:hint="eastAsia" w:ascii="微软雅黑" w:hAnsi="微软雅黑" w:eastAsia="微软雅黑"/>
              </w:rPr>
            </w:pPr>
          </w:p>
        </w:tc>
        <w:tc>
          <w:tcPr>
            <w:tcW w:w="1759" w:type="dxa"/>
            <w:gridSpan w:val="2"/>
            <w:noWrap w:val="0"/>
            <w:vAlign w:val="top"/>
          </w:tcPr>
          <w:p w14:paraId="5C54951D">
            <w:pPr>
              <w:spacing w:line="360" w:lineRule="exact"/>
              <w:rPr>
                <w:rFonts w:hint="eastAsia" w:ascii="微软雅黑" w:hAnsi="微软雅黑" w:eastAsia="微软雅黑"/>
              </w:rPr>
            </w:pPr>
            <w:r>
              <w:rPr>
                <w:rFonts w:hint="eastAsia" w:ascii="微软雅黑" w:hAnsi="微软雅黑" w:eastAsia="微软雅黑"/>
              </w:rPr>
              <w:t>系统监控与维护</w:t>
            </w:r>
          </w:p>
        </w:tc>
        <w:tc>
          <w:tcPr>
            <w:tcW w:w="5716" w:type="dxa"/>
            <w:noWrap w:val="0"/>
            <w:vAlign w:val="top"/>
          </w:tcPr>
          <w:p w14:paraId="4F29B3FB">
            <w:pPr>
              <w:spacing w:line="360" w:lineRule="exact"/>
              <w:rPr>
                <w:rFonts w:hint="eastAsia" w:ascii="微软雅黑" w:hAnsi="微软雅黑" w:eastAsia="微软雅黑"/>
              </w:rPr>
            </w:pPr>
            <w:r>
              <w:rPr>
                <w:rFonts w:hint="eastAsia" w:ascii="微软雅黑" w:hAnsi="微软雅黑" w:eastAsia="微软雅黑"/>
              </w:rPr>
              <w:t>监控系统运行状态，记录操作和错误日志，定期维护升级</w:t>
            </w:r>
          </w:p>
        </w:tc>
      </w:tr>
      <w:tr w14:paraId="4BEA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noWrap w:val="0"/>
            <w:vAlign w:val="top"/>
          </w:tcPr>
          <w:p w14:paraId="0C1F9B93">
            <w:pPr>
              <w:spacing w:line="360" w:lineRule="exact"/>
              <w:rPr>
                <w:rFonts w:hint="eastAsia" w:ascii="微软雅黑" w:hAnsi="微软雅黑" w:eastAsia="微软雅黑"/>
              </w:rPr>
            </w:pPr>
          </w:p>
        </w:tc>
        <w:tc>
          <w:tcPr>
            <w:tcW w:w="1759" w:type="dxa"/>
            <w:gridSpan w:val="2"/>
            <w:noWrap w:val="0"/>
            <w:vAlign w:val="top"/>
          </w:tcPr>
          <w:p w14:paraId="5060EDBD">
            <w:pPr>
              <w:spacing w:line="360" w:lineRule="exact"/>
              <w:rPr>
                <w:rFonts w:hint="eastAsia" w:ascii="微软雅黑" w:hAnsi="微软雅黑" w:eastAsia="微软雅黑"/>
              </w:rPr>
            </w:pPr>
            <w:r>
              <w:rPr>
                <w:rFonts w:hint="eastAsia" w:ascii="微软雅黑" w:hAnsi="微软雅黑" w:eastAsia="微软雅黑"/>
              </w:rPr>
              <w:t>数据安全管理</w:t>
            </w:r>
          </w:p>
        </w:tc>
        <w:tc>
          <w:tcPr>
            <w:tcW w:w="5716" w:type="dxa"/>
            <w:noWrap w:val="0"/>
            <w:vAlign w:val="top"/>
          </w:tcPr>
          <w:p w14:paraId="5A57D17F">
            <w:pPr>
              <w:spacing w:line="360" w:lineRule="exact"/>
              <w:rPr>
                <w:rFonts w:hint="eastAsia" w:ascii="微软雅黑" w:hAnsi="微软雅黑" w:eastAsia="微软雅黑"/>
              </w:rPr>
            </w:pPr>
            <w:r>
              <w:rPr>
                <w:rFonts w:hint="eastAsia" w:ascii="微软雅黑" w:hAnsi="微软雅黑" w:eastAsia="微软雅黑"/>
              </w:rPr>
              <w:t>实施数据加密和认证机制，定期评估安全风险</w:t>
            </w:r>
          </w:p>
        </w:tc>
      </w:tr>
      <w:tr w14:paraId="5FDFD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3" w:type="dxa"/>
            <w:gridSpan w:val="2"/>
            <w:vMerge w:val="restart"/>
            <w:noWrap w:val="0"/>
            <w:vAlign w:val="top"/>
          </w:tcPr>
          <w:p w14:paraId="6DCDBDC0">
            <w:pPr>
              <w:spacing w:line="360" w:lineRule="exact"/>
              <w:rPr>
                <w:rFonts w:hint="eastAsia" w:ascii="微软雅黑" w:hAnsi="微软雅黑" w:eastAsia="微软雅黑"/>
              </w:rPr>
            </w:pPr>
            <w:r>
              <w:rPr>
                <w:rFonts w:hint="eastAsia" w:ascii="微软雅黑" w:hAnsi="微软雅黑" w:eastAsia="微软雅黑"/>
              </w:rPr>
              <w:t>模型管理与训练</w:t>
            </w:r>
          </w:p>
        </w:tc>
        <w:tc>
          <w:tcPr>
            <w:tcW w:w="1759" w:type="dxa"/>
            <w:gridSpan w:val="2"/>
            <w:noWrap w:val="0"/>
            <w:vAlign w:val="top"/>
          </w:tcPr>
          <w:p w14:paraId="081EF210">
            <w:pPr>
              <w:spacing w:line="360" w:lineRule="exact"/>
              <w:rPr>
                <w:rFonts w:hint="eastAsia" w:ascii="微软雅黑" w:hAnsi="微软雅黑" w:eastAsia="微软雅黑"/>
              </w:rPr>
            </w:pPr>
            <w:r>
              <w:rPr>
                <w:rFonts w:hint="eastAsia" w:ascii="微软雅黑" w:hAnsi="微软雅黑" w:eastAsia="微软雅黑"/>
              </w:rPr>
              <w:t>模型选择与配置</w:t>
            </w:r>
          </w:p>
        </w:tc>
        <w:tc>
          <w:tcPr>
            <w:tcW w:w="5716" w:type="dxa"/>
            <w:noWrap w:val="0"/>
            <w:vAlign w:val="top"/>
          </w:tcPr>
          <w:p w14:paraId="54B382FE">
            <w:pPr>
              <w:spacing w:line="360" w:lineRule="exact"/>
              <w:rPr>
                <w:rFonts w:hint="eastAsia" w:ascii="微软雅黑" w:hAnsi="微软雅黑" w:eastAsia="微软雅黑"/>
              </w:rPr>
            </w:pPr>
            <w:r>
              <w:rPr>
                <w:rFonts w:hint="eastAsia" w:ascii="微软雅黑" w:hAnsi="微软雅黑" w:eastAsia="微软雅黑"/>
              </w:rPr>
              <w:t>选择合适模型算法，配置参数，支持扩展集成</w:t>
            </w:r>
          </w:p>
        </w:tc>
      </w:tr>
      <w:tr w14:paraId="7E0C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vMerge w:val="continue"/>
            <w:noWrap w:val="0"/>
            <w:vAlign w:val="top"/>
          </w:tcPr>
          <w:p w14:paraId="04345F19">
            <w:pPr>
              <w:spacing w:line="360" w:lineRule="exact"/>
              <w:rPr>
                <w:rFonts w:hint="eastAsia" w:ascii="微软雅黑" w:hAnsi="微软雅黑" w:eastAsia="微软雅黑"/>
              </w:rPr>
            </w:pPr>
          </w:p>
        </w:tc>
        <w:tc>
          <w:tcPr>
            <w:tcW w:w="1759" w:type="dxa"/>
            <w:gridSpan w:val="2"/>
            <w:noWrap w:val="0"/>
            <w:vAlign w:val="top"/>
          </w:tcPr>
          <w:p w14:paraId="29836893">
            <w:pPr>
              <w:spacing w:line="360" w:lineRule="exact"/>
              <w:rPr>
                <w:rFonts w:hint="eastAsia" w:ascii="微软雅黑" w:hAnsi="微软雅黑" w:eastAsia="微软雅黑"/>
              </w:rPr>
            </w:pPr>
            <w:r>
              <w:rPr>
                <w:rFonts w:hint="eastAsia" w:ascii="微软雅黑" w:hAnsi="微软雅黑" w:eastAsia="微软雅黑"/>
              </w:rPr>
              <w:t>模型训练与优化</w:t>
            </w:r>
          </w:p>
        </w:tc>
        <w:tc>
          <w:tcPr>
            <w:tcW w:w="5716" w:type="dxa"/>
            <w:noWrap w:val="0"/>
            <w:vAlign w:val="top"/>
          </w:tcPr>
          <w:p w14:paraId="76B1B6B6">
            <w:pPr>
              <w:spacing w:line="360" w:lineRule="exact"/>
              <w:rPr>
                <w:rFonts w:hint="eastAsia" w:ascii="微软雅黑" w:hAnsi="微软雅黑" w:eastAsia="微软雅黑"/>
              </w:rPr>
            </w:pPr>
            <w:r>
              <w:rPr>
                <w:rFonts w:hint="eastAsia" w:ascii="微软雅黑" w:hAnsi="微软雅黑" w:eastAsia="微软雅黑"/>
              </w:rPr>
              <w:t>利用历史数据训练模型，评估调优，定期更新</w:t>
            </w:r>
          </w:p>
        </w:tc>
      </w:tr>
      <w:tr w14:paraId="5E33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vMerge w:val="continue"/>
            <w:noWrap w:val="0"/>
            <w:vAlign w:val="top"/>
          </w:tcPr>
          <w:p w14:paraId="573E5644">
            <w:pPr>
              <w:spacing w:line="360" w:lineRule="exact"/>
              <w:rPr>
                <w:rFonts w:hint="eastAsia" w:ascii="微软雅黑" w:hAnsi="微软雅黑" w:eastAsia="微软雅黑"/>
              </w:rPr>
            </w:pPr>
          </w:p>
        </w:tc>
        <w:tc>
          <w:tcPr>
            <w:tcW w:w="1759" w:type="dxa"/>
            <w:gridSpan w:val="2"/>
            <w:noWrap w:val="0"/>
            <w:vAlign w:val="top"/>
          </w:tcPr>
          <w:p w14:paraId="7294BFA4">
            <w:pPr>
              <w:spacing w:line="360" w:lineRule="exact"/>
              <w:rPr>
                <w:rFonts w:hint="eastAsia" w:ascii="微软雅黑" w:hAnsi="微软雅黑" w:eastAsia="微软雅黑"/>
              </w:rPr>
            </w:pPr>
            <w:r>
              <w:rPr>
                <w:rFonts w:hint="eastAsia" w:ascii="微软雅黑" w:hAnsi="微软雅黑" w:eastAsia="微软雅黑"/>
              </w:rPr>
              <w:t>模型部署与应用</w:t>
            </w:r>
          </w:p>
        </w:tc>
        <w:tc>
          <w:tcPr>
            <w:tcW w:w="5716" w:type="dxa"/>
            <w:noWrap w:val="0"/>
            <w:vAlign w:val="top"/>
          </w:tcPr>
          <w:p w14:paraId="0EE615EC">
            <w:pPr>
              <w:spacing w:line="360" w:lineRule="exact"/>
              <w:rPr>
                <w:rFonts w:hint="eastAsia" w:ascii="微软雅黑" w:hAnsi="微软雅黑" w:eastAsia="微软雅黑"/>
              </w:rPr>
            </w:pPr>
            <w:r>
              <w:rPr>
                <w:rFonts w:hint="eastAsia" w:ascii="微软雅黑" w:hAnsi="微软雅黑" w:eastAsia="微软雅黑"/>
              </w:rPr>
              <w:t>部署模型到生产环境，监控评估运行效果</w:t>
            </w:r>
          </w:p>
        </w:tc>
      </w:tr>
      <w:tr w14:paraId="0F5F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noWrap w:val="0"/>
            <w:vAlign w:val="center"/>
          </w:tcPr>
          <w:p w14:paraId="013509C2">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功能模块</w:t>
            </w:r>
          </w:p>
        </w:tc>
        <w:tc>
          <w:tcPr>
            <w:tcW w:w="1759" w:type="dxa"/>
            <w:gridSpan w:val="2"/>
            <w:shd w:val="clear" w:color="auto" w:fill="auto"/>
            <w:noWrap w:val="0"/>
            <w:vAlign w:val="center"/>
          </w:tcPr>
          <w:p w14:paraId="0A2F5EF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功能项</w:t>
            </w:r>
          </w:p>
        </w:tc>
        <w:tc>
          <w:tcPr>
            <w:tcW w:w="5716" w:type="dxa"/>
            <w:shd w:val="clear" w:color="auto" w:fill="auto"/>
            <w:noWrap w:val="0"/>
            <w:vAlign w:val="center"/>
          </w:tcPr>
          <w:p w14:paraId="7907F24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描述</w:t>
            </w:r>
          </w:p>
        </w:tc>
      </w:tr>
      <w:tr w14:paraId="7015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617DDD35">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b/>
                <w:bCs/>
                <w:lang w:val="en-US" w:eastAsia="zh-CN"/>
              </w:rPr>
              <w:t>前端功能</w:t>
            </w:r>
          </w:p>
        </w:tc>
        <w:tc>
          <w:tcPr>
            <w:tcW w:w="1759" w:type="dxa"/>
            <w:gridSpan w:val="2"/>
            <w:shd w:val="clear" w:color="auto" w:fill="auto"/>
            <w:vAlign w:val="center"/>
          </w:tcPr>
          <w:p w14:paraId="34ED5A4B">
            <w:pPr>
              <w:spacing w:line="360" w:lineRule="exact"/>
              <w:rPr>
                <w:rFonts w:hint="eastAsia" w:ascii="微软雅黑" w:hAnsi="微软雅黑" w:eastAsia="微软雅黑" w:cs="Times New Roman"/>
                <w:snapToGrid w:val="0"/>
                <w:lang w:val="en-US" w:eastAsia="zh-CN" w:bidi="ar-SA"/>
              </w:rPr>
            </w:pPr>
          </w:p>
        </w:tc>
        <w:tc>
          <w:tcPr>
            <w:tcW w:w="0" w:type="auto"/>
            <w:shd w:val="clear" w:color="auto" w:fill="auto"/>
            <w:vAlign w:val="center"/>
          </w:tcPr>
          <w:p w14:paraId="66D6759E">
            <w:pPr>
              <w:spacing w:line="360" w:lineRule="exact"/>
              <w:rPr>
                <w:rFonts w:hint="eastAsia" w:ascii="微软雅黑" w:hAnsi="微软雅黑" w:eastAsia="微软雅黑" w:cs="Times New Roman"/>
                <w:snapToGrid w:val="0"/>
                <w:lang w:val="en-US" w:eastAsia="zh-CN" w:bidi="ar-SA"/>
              </w:rPr>
            </w:pPr>
          </w:p>
        </w:tc>
      </w:tr>
      <w:tr w14:paraId="079B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57C3A5F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首页</w:t>
            </w:r>
          </w:p>
        </w:tc>
        <w:tc>
          <w:tcPr>
            <w:tcW w:w="1759" w:type="dxa"/>
            <w:gridSpan w:val="2"/>
            <w:shd w:val="clear" w:color="auto" w:fill="auto"/>
            <w:vAlign w:val="center"/>
          </w:tcPr>
          <w:p w14:paraId="5C9CB66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数据概览</w:t>
            </w:r>
          </w:p>
        </w:tc>
        <w:tc>
          <w:tcPr>
            <w:tcW w:w="0" w:type="auto"/>
            <w:shd w:val="clear" w:color="auto" w:fill="auto"/>
            <w:vAlign w:val="center"/>
          </w:tcPr>
          <w:p w14:paraId="2A2AD0F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展示小说总量、作者总量、评论总量、热门类别、热门标签等核心指标概览。</w:t>
            </w:r>
          </w:p>
        </w:tc>
      </w:tr>
      <w:tr w14:paraId="4EAB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24F76DA1">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0EEF5A7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导航栏</w:t>
            </w:r>
          </w:p>
        </w:tc>
        <w:tc>
          <w:tcPr>
            <w:tcW w:w="0" w:type="auto"/>
            <w:shd w:val="clear" w:color="auto" w:fill="auto"/>
            <w:vAlign w:val="center"/>
          </w:tcPr>
          <w:p w14:paraId="212419C1">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提供“数据管理、数据分析、推荐、市场趋势、可视化大屏”等功能入口，支持模块切换。</w:t>
            </w:r>
          </w:p>
        </w:tc>
      </w:tr>
      <w:tr w14:paraId="633F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11B2C110">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书籍特征分析</w:t>
            </w:r>
          </w:p>
        </w:tc>
        <w:tc>
          <w:tcPr>
            <w:tcW w:w="1759" w:type="dxa"/>
            <w:gridSpan w:val="2"/>
            <w:shd w:val="clear" w:color="auto" w:fill="auto"/>
            <w:vAlign w:val="center"/>
          </w:tcPr>
          <w:p w14:paraId="4F764F10">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小说关键词分析</w:t>
            </w:r>
          </w:p>
        </w:tc>
        <w:tc>
          <w:tcPr>
            <w:tcW w:w="0" w:type="auto"/>
            <w:shd w:val="clear" w:color="auto" w:fill="auto"/>
            <w:vAlign w:val="center"/>
          </w:tcPr>
          <w:p w14:paraId="3DC8E53F">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展示小说关键词TopN与权重，用于描述小说内容核心要素。</w:t>
            </w:r>
          </w:p>
        </w:tc>
      </w:tr>
      <w:tr w14:paraId="429B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36771301">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39875B9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小说主题分析</w:t>
            </w:r>
          </w:p>
        </w:tc>
        <w:tc>
          <w:tcPr>
            <w:tcW w:w="0" w:type="auto"/>
            <w:shd w:val="clear" w:color="auto" w:fill="auto"/>
            <w:vAlign w:val="center"/>
          </w:tcPr>
          <w:p w14:paraId="2C6F466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展示小说主题聚类/主题标签结果，用于刻画小说题材特征。</w:t>
            </w:r>
          </w:p>
        </w:tc>
      </w:tr>
      <w:tr w14:paraId="17CA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0F68119A">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471E3FA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小说类型统计</w:t>
            </w:r>
          </w:p>
        </w:tc>
        <w:tc>
          <w:tcPr>
            <w:tcW w:w="0" w:type="auto"/>
            <w:shd w:val="clear" w:color="auto" w:fill="auto"/>
            <w:vAlign w:val="center"/>
          </w:tcPr>
          <w:p w14:paraId="1DB1710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展示各类别小说数量与占比，支持按时间窗口筛选。</w:t>
            </w:r>
          </w:p>
        </w:tc>
      </w:tr>
      <w:tr w14:paraId="402C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7DB4972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情感分析</w:t>
            </w:r>
          </w:p>
        </w:tc>
        <w:tc>
          <w:tcPr>
            <w:tcW w:w="1759" w:type="dxa"/>
            <w:gridSpan w:val="2"/>
            <w:shd w:val="clear" w:color="auto" w:fill="auto"/>
            <w:vAlign w:val="center"/>
          </w:tcPr>
          <w:p w14:paraId="4AE4A1E0">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评论情感分类</w:t>
            </w:r>
          </w:p>
        </w:tc>
        <w:tc>
          <w:tcPr>
            <w:tcW w:w="0" w:type="auto"/>
            <w:shd w:val="clear" w:color="auto" w:fill="auto"/>
            <w:vAlign w:val="center"/>
          </w:tcPr>
          <w:p w14:paraId="2E914AA3">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展示评论情感（正/中/负）分类结果与占比统计。</w:t>
            </w:r>
          </w:p>
        </w:tc>
      </w:tr>
      <w:tr w14:paraId="12F2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593FC082">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0ACD48F1">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小说口碑评分</w:t>
            </w:r>
          </w:p>
        </w:tc>
        <w:tc>
          <w:tcPr>
            <w:tcW w:w="0" w:type="auto"/>
            <w:shd w:val="clear" w:color="auto" w:fill="auto"/>
            <w:vAlign w:val="center"/>
          </w:tcPr>
          <w:p w14:paraId="74126DD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基于评论情感与互动数据生成口碑评分，并支持按书查询。</w:t>
            </w:r>
          </w:p>
        </w:tc>
      </w:tr>
      <w:tr w14:paraId="23F9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538DFFA6">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28906EC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评论热点分析</w:t>
            </w:r>
          </w:p>
        </w:tc>
        <w:tc>
          <w:tcPr>
            <w:tcW w:w="0" w:type="auto"/>
            <w:shd w:val="clear" w:color="auto" w:fill="auto"/>
            <w:vAlign w:val="center"/>
          </w:tcPr>
          <w:p w14:paraId="40DC1811">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展示评论高频词/热点主题，辅助理解读者关注点。</w:t>
            </w:r>
          </w:p>
        </w:tc>
      </w:tr>
      <w:tr w14:paraId="0F75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401B4F3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推荐模块</w:t>
            </w:r>
          </w:p>
        </w:tc>
        <w:tc>
          <w:tcPr>
            <w:tcW w:w="1759" w:type="dxa"/>
            <w:gridSpan w:val="2"/>
            <w:shd w:val="clear" w:color="auto" w:fill="auto"/>
            <w:vAlign w:val="center"/>
          </w:tcPr>
          <w:p w14:paraId="643E1CCF">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热门小说推荐</w:t>
            </w:r>
          </w:p>
        </w:tc>
        <w:tc>
          <w:tcPr>
            <w:tcW w:w="0" w:type="auto"/>
            <w:shd w:val="clear" w:color="auto" w:fill="auto"/>
            <w:vAlign w:val="center"/>
          </w:tcPr>
          <w:p w14:paraId="27A1742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按热度指标输出热门小说列表，支持分类筛选与TopN设置。</w:t>
            </w:r>
          </w:p>
        </w:tc>
      </w:tr>
      <w:tr w14:paraId="7418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3BFC9413">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47D831F3">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同类别推荐</w:t>
            </w:r>
          </w:p>
        </w:tc>
        <w:tc>
          <w:tcPr>
            <w:tcW w:w="0" w:type="auto"/>
            <w:shd w:val="clear" w:color="auto" w:fill="auto"/>
            <w:vAlign w:val="center"/>
          </w:tcPr>
          <w:p w14:paraId="113CB79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基于类别/标签对当前小说推荐同类别优质作品。</w:t>
            </w:r>
          </w:p>
        </w:tc>
      </w:tr>
      <w:tr w14:paraId="28E9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514ABF8C">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3E26186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相似小说推荐</w:t>
            </w:r>
          </w:p>
        </w:tc>
        <w:tc>
          <w:tcPr>
            <w:tcW w:w="0" w:type="auto"/>
            <w:shd w:val="clear" w:color="auto" w:fill="auto"/>
            <w:vAlign w:val="center"/>
          </w:tcPr>
          <w:p w14:paraId="2EDA996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基于关键词/主题/标签计算相似度，推荐相似作品列表。</w:t>
            </w:r>
          </w:p>
        </w:tc>
      </w:tr>
      <w:tr w14:paraId="4C8F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3FC9688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市场趋势模块</w:t>
            </w:r>
          </w:p>
        </w:tc>
        <w:tc>
          <w:tcPr>
            <w:tcW w:w="1759" w:type="dxa"/>
            <w:gridSpan w:val="2"/>
            <w:shd w:val="clear" w:color="auto" w:fill="auto"/>
            <w:vAlign w:val="center"/>
          </w:tcPr>
          <w:p w14:paraId="075EC8A5">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小说类型趋势分析</w:t>
            </w:r>
          </w:p>
        </w:tc>
        <w:tc>
          <w:tcPr>
            <w:tcW w:w="0" w:type="auto"/>
            <w:shd w:val="clear" w:color="auto" w:fill="auto"/>
            <w:vAlign w:val="center"/>
          </w:tcPr>
          <w:p w14:paraId="39D6232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按时间维度展示各类别热度/数量变化，识别上升与下降类别。</w:t>
            </w:r>
          </w:p>
        </w:tc>
      </w:tr>
      <w:tr w14:paraId="69F5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25ADF77E">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1E992A6E">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小说热度趋势分析</w:t>
            </w:r>
          </w:p>
        </w:tc>
        <w:tc>
          <w:tcPr>
            <w:tcW w:w="0" w:type="auto"/>
            <w:shd w:val="clear" w:color="auto" w:fill="auto"/>
            <w:vAlign w:val="center"/>
          </w:tcPr>
          <w:p w14:paraId="5C704B6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展示单书或类别热度曲线，支持时间窗口切换。</w:t>
            </w:r>
          </w:p>
        </w:tc>
      </w:tr>
      <w:tr w14:paraId="5D47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74D77C3E">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5FD4080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热门关键词趋势</w:t>
            </w:r>
          </w:p>
        </w:tc>
        <w:tc>
          <w:tcPr>
            <w:tcW w:w="0" w:type="auto"/>
            <w:shd w:val="clear" w:color="auto" w:fill="auto"/>
            <w:vAlign w:val="center"/>
          </w:tcPr>
          <w:p w14:paraId="0ACA5F0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展示关键词随时间的热度变化，识别新兴题材与流行元素。</w:t>
            </w:r>
          </w:p>
        </w:tc>
      </w:tr>
      <w:tr w14:paraId="1F6F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1C07B52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数据可视化</w:t>
            </w:r>
          </w:p>
        </w:tc>
        <w:tc>
          <w:tcPr>
            <w:tcW w:w="1759" w:type="dxa"/>
            <w:gridSpan w:val="2"/>
            <w:shd w:val="clear" w:color="auto" w:fill="auto"/>
            <w:vAlign w:val="center"/>
          </w:tcPr>
          <w:p w14:paraId="3CF0E5F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小说排行榜</w:t>
            </w:r>
          </w:p>
        </w:tc>
        <w:tc>
          <w:tcPr>
            <w:tcW w:w="0" w:type="auto"/>
            <w:shd w:val="clear" w:color="auto" w:fill="auto"/>
            <w:vAlign w:val="center"/>
          </w:tcPr>
          <w:p w14:paraId="178B94B6">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展示热度榜/新书榜/完结榜/分类榜等排行榜信息。</w:t>
            </w:r>
          </w:p>
        </w:tc>
      </w:tr>
      <w:tr w14:paraId="6F43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4DB2588D">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0FE5B72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小说分类分布</w:t>
            </w:r>
          </w:p>
        </w:tc>
        <w:tc>
          <w:tcPr>
            <w:tcW w:w="0" w:type="auto"/>
            <w:shd w:val="clear" w:color="auto" w:fill="auto"/>
            <w:vAlign w:val="center"/>
          </w:tcPr>
          <w:p w14:paraId="312AF89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展示小说类别分布、标签分布等统计图表。</w:t>
            </w:r>
          </w:p>
        </w:tc>
      </w:tr>
      <w:tr w14:paraId="6C75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01D6E87C">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2BA8A52E">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评论情感分析展示</w:t>
            </w:r>
          </w:p>
        </w:tc>
        <w:tc>
          <w:tcPr>
            <w:tcW w:w="0" w:type="auto"/>
            <w:shd w:val="clear" w:color="auto" w:fill="auto"/>
            <w:vAlign w:val="center"/>
          </w:tcPr>
          <w:p w14:paraId="40308FA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展示情感占比、情感趋势、口碑排名等可视化结果。</w:t>
            </w:r>
          </w:p>
        </w:tc>
      </w:tr>
      <w:tr w14:paraId="6FD7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57D15A17">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1CC3D256">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小说热度趋势展示</w:t>
            </w:r>
          </w:p>
        </w:tc>
        <w:tc>
          <w:tcPr>
            <w:tcW w:w="0" w:type="auto"/>
            <w:shd w:val="clear" w:color="auto" w:fill="auto"/>
            <w:vAlign w:val="center"/>
          </w:tcPr>
          <w:p w14:paraId="3CBBAC6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展示热度曲线与排名变化趋势，支持筛选与对比。</w:t>
            </w:r>
          </w:p>
        </w:tc>
      </w:tr>
      <w:tr w14:paraId="4CE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78EFFCAD">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5F6AF26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小说关键词词云</w:t>
            </w:r>
          </w:p>
        </w:tc>
        <w:tc>
          <w:tcPr>
            <w:tcW w:w="0" w:type="auto"/>
            <w:shd w:val="clear" w:color="auto" w:fill="auto"/>
            <w:vAlign w:val="center"/>
          </w:tcPr>
          <w:p w14:paraId="1C64E94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以词云形式展示小说关键词或评论热点词，支持按书/按类查看。</w:t>
            </w:r>
          </w:p>
        </w:tc>
      </w:tr>
      <w:tr w14:paraId="4F58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gridSpan w:val="5"/>
            <w:shd w:val="clear" w:color="auto" w:fill="auto"/>
            <w:vAlign w:val="center"/>
          </w:tcPr>
          <w:p w14:paraId="09AA10C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b/>
                <w:bCs/>
                <w:lang w:val="en-US" w:eastAsia="zh-CN"/>
              </w:rPr>
              <w:t>后端功能</w:t>
            </w:r>
          </w:p>
        </w:tc>
      </w:tr>
      <w:tr w14:paraId="54F6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088AE3B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用户中心</w:t>
            </w:r>
          </w:p>
        </w:tc>
        <w:tc>
          <w:tcPr>
            <w:tcW w:w="1759" w:type="dxa"/>
            <w:gridSpan w:val="2"/>
            <w:shd w:val="clear" w:color="auto" w:fill="auto"/>
            <w:vAlign w:val="center"/>
          </w:tcPr>
          <w:p w14:paraId="7303620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账号登录与权限校验</w:t>
            </w:r>
          </w:p>
        </w:tc>
        <w:tc>
          <w:tcPr>
            <w:tcW w:w="0" w:type="auto"/>
            <w:shd w:val="clear" w:color="auto" w:fill="auto"/>
            <w:vAlign w:val="center"/>
          </w:tcPr>
          <w:p w14:paraId="4706F90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支持平台操作人员登录，校验身份与权限后进入系统。</w:t>
            </w:r>
          </w:p>
        </w:tc>
      </w:tr>
      <w:tr w14:paraId="6D59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77A38A2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数据管理</w:t>
            </w:r>
          </w:p>
        </w:tc>
        <w:tc>
          <w:tcPr>
            <w:tcW w:w="1759" w:type="dxa"/>
            <w:gridSpan w:val="2"/>
            <w:shd w:val="clear" w:color="auto" w:fill="auto"/>
            <w:vAlign w:val="center"/>
          </w:tcPr>
          <w:p w14:paraId="068DC55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数据采集管理</w:t>
            </w:r>
          </w:p>
        </w:tc>
        <w:tc>
          <w:tcPr>
            <w:tcW w:w="0" w:type="auto"/>
            <w:shd w:val="clear" w:color="auto" w:fill="auto"/>
            <w:vAlign w:val="center"/>
          </w:tcPr>
          <w:p w14:paraId="24EE991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配置采集方式（爬虫/API/手动），执行采集任务并记录采集状态。</w:t>
            </w:r>
          </w:p>
        </w:tc>
      </w:tr>
      <w:tr w14:paraId="476B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5AE2FE34">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479D362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数据清洗与标准化</w:t>
            </w:r>
          </w:p>
        </w:tc>
        <w:tc>
          <w:tcPr>
            <w:tcW w:w="0" w:type="auto"/>
            <w:shd w:val="clear" w:color="auto" w:fill="auto"/>
            <w:vAlign w:val="center"/>
          </w:tcPr>
          <w:p w14:paraId="1BEBD61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对采集数据进行去重、字段标准化、异常处理，输出清洗后的数据。</w:t>
            </w:r>
          </w:p>
        </w:tc>
      </w:tr>
      <w:tr w14:paraId="36AB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5422862F">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7383119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数据存储管理</w:t>
            </w:r>
          </w:p>
        </w:tc>
        <w:tc>
          <w:tcPr>
            <w:tcW w:w="0" w:type="auto"/>
            <w:shd w:val="clear" w:color="auto" w:fill="auto"/>
            <w:vAlign w:val="center"/>
          </w:tcPr>
          <w:p w14:paraId="5706341E">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将原始数据与清洗数据写入数据库/仓库，支持数据校验与保存。</w:t>
            </w:r>
          </w:p>
        </w:tc>
      </w:tr>
      <w:tr w14:paraId="5646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1053" w:type="dxa"/>
            <w:gridSpan w:val="2"/>
            <w:shd w:val="clear" w:color="auto" w:fill="auto"/>
            <w:vAlign w:val="center"/>
          </w:tcPr>
          <w:p w14:paraId="147A3F5B">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52A5464F">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数据查询统计服务</w:t>
            </w:r>
          </w:p>
        </w:tc>
        <w:tc>
          <w:tcPr>
            <w:tcW w:w="0" w:type="auto"/>
            <w:shd w:val="clear" w:color="auto" w:fill="auto"/>
            <w:vAlign w:val="center"/>
          </w:tcPr>
          <w:p w14:paraId="31C9172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提供按条件查询与统计聚合能力，为分析与可视化提供数据服务。</w:t>
            </w:r>
          </w:p>
        </w:tc>
      </w:tr>
      <w:tr w14:paraId="1341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065D824E">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分析任务管理</w:t>
            </w:r>
          </w:p>
        </w:tc>
        <w:tc>
          <w:tcPr>
            <w:tcW w:w="1759" w:type="dxa"/>
            <w:gridSpan w:val="2"/>
            <w:shd w:val="clear" w:color="auto" w:fill="auto"/>
            <w:vAlign w:val="center"/>
          </w:tcPr>
          <w:p w14:paraId="7D503191">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分析任务配置</w:t>
            </w:r>
          </w:p>
        </w:tc>
        <w:tc>
          <w:tcPr>
            <w:tcW w:w="0" w:type="auto"/>
            <w:shd w:val="clear" w:color="auto" w:fill="auto"/>
            <w:vAlign w:val="center"/>
          </w:tcPr>
          <w:p w14:paraId="259159D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支持配置分析时间窗口、TopN、类别范围等参数并保存任务配置。</w:t>
            </w:r>
          </w:p>
        </w:tc>
      </w:tr>
      <w:tr w14:paraId="0B96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4CE28602">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3E61770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执行分析任务</w:t>
            </w:r>
          </w:p>
        </w:tc>
        <w:tc>
          <w:tcPr>
            <w:tcW w:w="0" w:type="auto"/>
            <w:shd w:val="clear" w:color="auto" w:fill="auto"/>
            <w:vAlign w:val="center"/>
          </w:tcPr>
          <w:p w14:paraId="2F80838D">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触发书籍特征、情感分析、趋势分析等任务运行并生成结果。</w:t>
            </w:r>
          </w:p>
        </w:tc>
      </w:tr>
      <w:tr w14:paraId="060C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36149586">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317184D6">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任务状态与日志</w:t>
            </w:r>
          </w:p>
        </w:tc>
        <w:tc>
          <w:tcPr>
            <w:tcW w:w="0" w:type="auto"/>
            <w:shd w:val="clear" w:color="auto" w:fill="auto"/>
            <w:vAlign w:val="center"/>
          </w:tcPr>
          <w:p w14:paraId="624B28A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记录任务运行状态（成功/失败/重试）及运行日志，便于排查问题。</w:t>
            </w:r>
          </w:p>
        </w:tc>
      </w:tr>
      <w:tr w14:paraId="5142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4ACC2E9F">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模型管理</w:t>
            </w:r>
          </w:p>
        </w:tc>
        <w:tc>
          <w:tcPr>
            <w:tcW w:w="1759" w:type="dxa"/>
            <w:gridSpan w:val="2"/>
            <w:shd w:val="clear" w:color="auto" w:fill="auto"/>
            <w:vAlign w:val="center"/>
          </w:tcPr>
          <w:p w14:paraId="5F2A8DD5">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模型选择与配置</w:t>
            </w:r>
          </w:p>
        </w:tc>
        <w:tc>
          <w:tcPr>
            <w:tcW w:w="0" w:type="auto"/>
            <w:shd w:val="clear" w:color="auto" w:fill="auto"/>
            <w:vAlign w:val="center"/>
          </w:tcPr>
          <w:p w14:paraId="447508A8">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支持选择情感分析/主题分析等算法方案，并配置关键参数。</w:t>
            </w:r>
          </w:p>
        </w:tc>
      </w:tr>
      <w:tr w14:paraId="77A8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1972EB52">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29FB09EB">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模型训练与更新（可选）</w:t>
            </w:r>
          </w:p>
        </w:tc>
        <w:tc>
          <w:tcPr>
            <w:tcW w:w="0" w:type="auto"/>
            <w:shd w:val="clear" w:color="auto" w:fill="auto"/>
            <w:vAlign w:val="center"/>
          </w:tcPr>
          <w:p w14:paraId="44650F93">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支持基于历史数据进行模型更新与效果评估（按项目规模可选实现）。</w:t>
            </w:r>
          </w:p>
        </w:tc>
      </w:tr>
      <w:tr w14:paraId="24C5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4B913BB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导出与报表</w:t>
            </w:r>
          </w:p>
        </w:tc>
        <w:tc>
          <w:tcPr>
            <w:tcW w:w="1759" w:type="dxa"/>
            <w:gridSpan w:val="2"/>
            <w:shd w:val="clear" w:color="auto" w:fill="auto"/>
            <w:vAlign w:val="center"/>
          </w:tcPr>
          <w:p w14:paraId="66DF02B9">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导出数据</w:t>
            </w:r>
          </w:p>
        </w:tc>
        <w:tc>
          <w:tcPr>
            <w:tcW w:w="0" w:type="auto"/>
            <w:shd w:val="clear" w:color="auto" w:fill="auto"/>
            <w:vAlign w:val="center"/>
          </w:tcPr>
          <w:p w14:paraId="1ECBF26A">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支持将查询结果/分析结果导出为Excel/CSV。</w:t>
            </w:r>
          </w:p>
        </w:tc>
      </w:tr>
      <w:tr w14:paraId="1A12C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5099CE67">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2B449704">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生成分析报告</w:t>
            </w:r>
          </w:p>
        </w:tc>
        <w:tc>
          <w:tcPr>
            <w:tcW w:w="0" w:type="auto"/>
            <w:shd w:val="clear" w:color="auto" w:fill="auto"/>
            <w:vAlign w:val="center"/>
          </w:tcPr>
          <w:p w14:paraId="235A0425">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支持生成趋势报告/口碑报告等摘要输出，供复盘与展示使用。</w:t>
            </w:r>
          </w:p>
        </w:tc>
      </w:tr>
      <w:tr w14:paraId="411F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512674E3">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系统管理</w:t>
            </w:r>
          </w:p>
        </w:tc>
        <w:tc>
          <w:tcPr>
            <w:tcW w:w="1759" w:type="dxa"/>
            <w:gridSpan w:val="2"/>
            <w:shd w:val="clear" w:color="auto" w:fill="auto"/>
            <w:vAlign w:val="center"/>
          </w:tcPr>
          <w:p w14:paraId="6ACD8A32">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系统配置管理</w:t>
            </w:r>
          </w:p>
        </w:tc>
        <w:tc>
          <w:tcPr>
            <w:tcW w:w="0" w:type="auto"/>
            <w:shd w:val="clear" w:color="auto" w:fill="auto"/>
            <w:vAlign w:val="center"/>
          </w:tcPr>
          <w:p w14:paraId="1F802A22">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配置采集频率、增量更新策略、榜单类型等系统参数。</w:t>
            </w:r>
          </w:p>
        </w:tc>
      </w:tr>
      <w:tr w14:paraId="4A9A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 w:type="dxa"/>
            <w:gridSpan w:val="2"/>
            <w:shd w:val="clear" w:color="auto" w:fill="auto"/>
            <w:vAlign w:val="center"/>
          </w:tcPr>
          <w:p w14:paraId="498C27FE">
            <w:pPr>
              <w:spacing w:line="360" w:lineRule="exact"/>
              <w:rPr>
                <w:rFonts w:hint="eastAsia" w:ascii="微软雅黑" w:hAnsi="微软雅黑" w:eastAsia="微软雅黑" w:cs="Times New Roman"/>
                <w:snapToGrid w:val="0"/>
                <w:lang w:val="en-US" w:eastAsia="zh-CN" w:bidi="ar-SA"/>
              </w:rPr>
            </w:pPr>
          </w:p>
        </w:tc>
        <w:tc>
          <w:tcPr>
            <w:tcW w:w="1759" w:type="dxa"/>
            <w:gridSpan w:val="2"/>
            <w:shd w:val="clear" w:color="auto" w:fill="auto"/>
            <w:vAlign w:val="center"/>
          </w:tcPr>
          <w:p w14:paraId="5BFD5EE7">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系统监控与维护</w:t>
            </w:r>
          </w:p>
        </w:tc>
        <w:tc>
          <w:tcPr>
            <w:tcW w:w="0" w:type="auto"/>
            <w:shd w:val="clear" w:color="auto" w:fill="auto"/>
            <w:vAlign w:val="center"/>
          </w:tcPr>
          <w:p w14:paraId="613D92EC">
            <w:pPr>
              <w:spacing w:line="360" w:lineRule="exact"/>
              <w:rPr>
                <w:rFonts w:hint="eastAsia" w:ascii="微软雅黑" w:hAnsi="微软雅黑" w:eastAsia="微软雅黑" w:cs="Times New Roman"/>
                <w:snapToGrid w:val="0"/>
                <w:lang w:val="en-US" w:eastAsia="zh-CN" w:bidi="ar-SA"/>
              </w:rPr>
            </w:pPr>
            <w:r>
              <w:rPr>
                <w:rFonts w:hint="eastAsia" w:ascii="微软雅黑" w:hAnsi="微软雅黑" w:eastAsia="微软雅黑"/>
                <w:lang w:val="en-US" w:eastAsia="zh-CN"/>
              </w:rPr>
              <w:t>监控系统运行状态与异常，记录操作日志，支持基础维护。</w:t>
            </w:r>
          </w:p>
        </w:tc>
      </w:tr>
    </w:tbl>
    <w:p w14:paraId="2EEE4B37">
      <w:pPr>
        <w:pStyle w:val="3"/>
        <w:rPr>
          <w:rFonts w:hint="eastAsia"/>
        </w:rPr>
      </w:pPr>
    </w:p>
    <w:p w14:paraId="546E8F0A">
      <w:pPr>
        <w:pStyle w:val="5"/>
        <w:rPr>
          <w:rFonts w:hint="eastAsia" w:ascii="Arial" w:hAnsi="Arial" w:eastAsia="宋体" w:cs="Times New Roman"/>
          <w:b w:val="0"/>
          <w:i w:val="0"/>
          <w:iCs/>
        </w:rPr>
      </w:pPr>
      <w:bookmarkStart w:id="12" w:name="_Toc22591"/>
      <w:r>
        <w:rPr>
          <w:rFonts w:hint="eastAsia" w:ascii="Arial" w:hAnsi="Arial" w:eastAsia="宋体" w:cs="Times New Roman"/>
          <w:b w:val="0"/>
          <w:i w:val="0"/>
          <w:iCs/>
        </w:rPr>
        <w:t>软件功能</w:t>
      </w:r>
      <w:bookmarkEnd w:id="12"/>
    </w:p>
    <w:p w14:paraId="4E9EFE33">
      <w:pPr>
        <w:spacing w:line="360" w:lineRule="auto"/>
        <w:ind w:firstLine="420" w:firstLineChars="200"/>
        <w:rPr>
          <w:rFonts w:hint="eastAsia"/>
          <w:sz w:val="21"/>
        </w:rPr>
      </w:pPr>
      <w:r>
        <w:rPr>
          <w:rFonts w:hint="eastAsia"/>
          <w:sz w:val="21"/>
        </w:rPr>
        <w:t>本系统为小说网站大数据分析平台，主要用于对网络小说平台的数据进行采集、管理、分析和可视化展示。系统整体结构由三个主要部分组成：数据管理系统、数据分析系统和数据可视化平台。</w:t>
      </w:r>
    </w:p>
    <w:p w14:paraId="100474C0">
      <w:pPr>
        <w:spacing w:line="360" w:lineRule="auto"/>
        <w:ind w:firstLine="420" w:firstLineChars="200"/>
        <w:rPr>
          <w:rFonts w:hint="eastAsia"/>
          <w:sz w:val="21"/>
        </w:rPr>
      </w:pPr>
      <w:r>
        <w:rPr>
          <w:rFonts w:hint="eastAsia"/>
          <w:sz w:val="21"/>
        </w:rPr>
        <w:t>其中，数据管理系统负责对小说相关数据进行采集、清洗、存储以及数据查询统计；数据分析系统负责对采集的数据进行多维度分析，包括书籍特征分析、评论情感分析、推荐系统和市场趋势分析；数据可视化平台负责将分析结果以图表形式进行展示，帮助用户直观了解小说平台数据情况。</w:t>
      </w:r>
    </w:p>
    <w:p w14:paraId="7D140715">
      <w:pPr>
        <w:spacing w:line="360" w:lineRule="auto"/>
        <w:ind w:firstLine="420" w:firstLineChars="200"/>
        <w:rPr>
          <w:rFonts w:hint="eastAsia"/>
          <w:sz w:val="21"/>
        </w:rPr>
      </w:pPr>
    </w:p>
    <w:p w14:paraId="3EB94C69">
      <w:pPr>
        <w:spacing w:line="360" w:lineRule="auto"/>
        <w:ind w:firstLine="400" w:firstLineChars="200"/>
        <w:rPr>
          <w:rFonts w:hint="eastAsia"/>
        </w:rPr>
      </w:pPr>
      <w:r>
        <w:rPr>
          <w:rFonts w:hint="eastAsia"/>
        </w:rPr>
        <w:t>主体结构图</w:t>
      </w:r>
    </w:p>
    <w:p w14:paraId="53AE4C95">
      <w:pPr>
        <w:spacing w:line="360" w:lineRule="auto"/>
        <w:ind w:firstLine="400" w:firstLineChars="200"/>
        <w:rPr>
          <w:rFonts w:hint="eastAsia"/>
          <w:sz w:val="21"/>
        </w:rPr>
      </w:pPr>
      <w:r>
        <w:rPr>
          <w:rFonts w:hint="eastAsia" w:eastAsia="宋体"/>
          <w:lang w:eastAsia="zh-CN"/>
        </w:rPr>
        <w:drawing>
          <wp:inline distT="0" distB="0" distL="114300" distR="114300">
            <wp:extent cx="4815840" cy="2567940"/>
            <wp:effectExtent l="0" t="0" r="10160" b="10160"/>
            <wp:docPr id="27" name="图片 27" descr="0101574c5918c8b828ab26f6f6b0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101574c5918c8b828ab26f6f6b09232"/>
                    <pic:cNvPicPr>
                      <a:picLocks noChangeAspect="1"/>
                    </pic:cNvPicPr>
                  </pic:nvPicPr>
                  <pic:blipFill>
                    <a:blip r:embed="rId11"/>
                    <a:srcRect r="8638"/>
                    <a:stretch>
                      <a:fillRect/>
                    </a:stretch>
                  </pic:blipFill>
                  <pic:spPr>
                    <a:xfrm>
                      <a:off x="0" y="0"/>
                      <a:ext cx="4815840" cy="2567940"/>
                    </a:xfrm>
                    <a:prstGeom prst="rect">
                      <a:avLst/>
                    </a:prstGeom>
                  </pic:spPr>
                </pic:pic>
              </a:graphicData>
            </a:graphic>
          </wp:inline>
        </w:drawing>
      </w:r>
    </w:p>
    <w:p w14:paraId="744F0E50">
      <w:pPr>
        <w:pStyle w:val="4"/>
        <w:rPr>
          <w:rFonts w:hint="eastAsia"/>
        </w:rPr>
      </w:pPr>
      <w:bookmarkStart w:id="13" w:name="_Toc4199"/>
      <w:r>
        <w:rPr>
          <w:rFonts w:hint="eastAsia"/>
        </w:rPr>
        <w:t>用户的特点</w:t>
      </w:r>
      <w:bookmarkEnd w:id="13"/>
    </w:p>
    <w:p w14:paraId="012A1583">
      <w:pPr>
        <w:spacing w:line="360" w:lineRule="auto"/>
        <w:ind w:firstLine="420" w:firstLineChars="200"/>
        <w:jc w:val="both"/>
        <w:rPr>
          <w:rFonts w:hint="eastAsia"/>
          <w:sz w:val="21"/>
        </w:rPr>
      </w:pPr>
      <w:r>
        <w:rPr>
          <w:rFonts w:hint="eastAsia"/>
          <w:sz w:val="21"/>
        </w:rPr>
        <w:t>用户能够熟练的使用Windows操作系统，能使用IE浏览器上网，以及使用Office办公套件进行文档处理。</w:t>
      </w:r>
    </w:p>
    <w:p w14:paraId="22863F0B">
      <w:pPr>
        <w:pStyle w:val="4"/>
        <w:rPr>
          <w:rFonts w:hint="eastAsia"/>
        </w:rPr>
      </w:pPr>
      <w:bookmarkStart w:id="14" w:name="_Toc3446"/>
      <w:r>
        <w:rPr>
          <w:rFonts w:hint="eastAsia"/>
        </w:rPr>
        <w:t>限制与约束</w:t>
      </w:r>
      <w:bookmarkEnd w:id="14"/>
      <w:r>
        <w:rPr>
          <w:rFonts w:hint="eastAsia"/>
        </w:rPr>
        <w:t xml:space="preserve"> </w:t>
      </w:r>
    </w:p>
    <w:p w14:paraId="7E7A9C01">
      <w:pPr>
        <w:spacing w:line="360" w:lineRule="auto"/>
        <w:ind w:firstLine="420" w:firstLineChars="200"/>
        <w:jc w:val="both"/>
        <w:rPr>
          <w:rFonts w:hint="eastAsia"/>
          <w:sz w:val="21"/>
        </w:rPr>
      </w:pPr>
      <w:r>
        <w:rPr>
          <w:rFonts w:hint="eastAsia"/>
          <w:sz w:val="21"/>
        </w:rPr>
        <w:t>系统运行环境</w:t>
      </w:r>
    </w:p>
    <w:p w14:paraId="1FBE391C">
      <w:pPr>
        <w:spacing w:line="360" w:lineRule="auto"/>
        <w:ind w:firstLine="420" w:firstLineChars="200"/>
        <w:jc w:val="both"/>
        <w:rPr>
          <w:rFonts w:hint="eastAsia"/>
          <w:sz w:val="21"/>
        </w:rPr>
      </w:pPr>
      <w:r>
        <w:rPr>
          <w:rFonts w:hint="eastAsia"/>
          <w:sz w:val="21"/>
        </w:rPr>
        <w:t>操作系统：</w:t>
      </w:r>
      <w:r>
        <w:rPr>
          <w:rFonts w:hint="eastAsia"/>
        </w:rPr>
        <w:t>简体中文Windows2003Professional</w:t>
      </w:r>
    </w:p>
    <w:p w14:paraId="37267517">
      <w:pPr>
        <w:spacing w:line="360" w:lineRule="auto"/>
        <w:ind w:firstLine="420" w:firstLineChars="200"/>
        <w:jc w:val="both"/>
        <w:rPr>
          <w:rFonts w:hint="eastAsia"/>
          <w:sz w:val="21"/>
        </w:rPr>
      </w:pPr>
      <w:r>
        <w:rPr>
          <w:rFonts w:hint="eastAsia"/>
          <w:sz w:val="21"/>
        </w:rPr>
        <w:t>数据库：</w:t>
      </w:r>
      <w:r>
        <w:rPr>
          <w:rFonts w:hint="eastAsia"/>
          <w:lang w:val="en-US" w:eastAsia="zh-CN"/>
        </w:rPr>
        <w:t>MySQL 5.7</w:t>
      </w:r>
    </w:p>
    <w:p w14:paraId="2ADFA03D">
      <w:pPr>
        <w:spacing w:line="360" w:lineRule="auto"/>
        <w:ind w:firstLine="420" w:firstLineChars="200"/>
        <w:jc w:val="both"/>
        <w:rPr>
          <w:rFonts w:hint="eastAsia"/>
          <w:sz w:val="21"/>
        </w:rPr>
      </w:pPr>
      <w:r>
        <w:rPr>
          <w:rFonts w:hint="eastAsia"/>
          <w:sz w:val="21"/>
        </w:rPr>
        <w:t>浏览器：</w:t>
      </w:r>
      <w:r>
        <w:t>Internet Explorer 6.0</w:t>
      </w:r>
      <w:r>
        <w:rPr>
          <w:rFonts w:hint="eastAsia"/>
          <w:sz w:val="21"/>
        </w:rPr>
        <w:t>及以上</w:t>
      </w:r>
    </w:p>
    <w:p w14:paraId="256DDC1F">
      <w:pPr>
        <w:spacing w:line="360" w:lineRule="auto"/>
        <w:ind w:firstLine="420" w:firstLineChars="200"/>
        <w:jc w:val="both"/>
        <w:rPr>
          <w:rFonts w:hint="eastAsia"/>
          <w:sz w:val="21"/>
        </w:rPr>
      </w:pPr>
    </w:p>
    <w:p w14:paraId="5EBA191B">
      <w:pPr>
        <w:spacing w:line="360" w:lineRule="auto"/>
        <w:ind w:firstLine="420" w:firstLineChars="200"/>
        <w:jc w:val="both"/>
        <w:rPr>
          <w:rFonts w:hint="eastAsia"/>
          <w:sz w:val="21"/>
        </w:rPr>
      </w:pPr>
      <w:r>
        <w:rPr>
          <w:rFonts w:hint="eastAsia"/>
          <w:sz w:val="21"/>
        </w:rPr>
        <w:t>硬件限制</w:t>
      </w:r>
    </w:p>
    <w:p w14:paraId="0AB5AEEA">
      <w:pPr>
        <w:spacing w:line="360" w:lineRule="auto"/>
        <w:ind w:firstLine="420" w:firstLineChars="200"/>
        <w:jc w:val="both"/>
        <w:rPr>
          <w:rFonts w:hint="eastAsia"/>
          <w:sz w:val="21"/>
        </w:rPr>
      </w:pPr>
      <w:r>
        <w:rPr>
          <w:rFonts w:hint="eastAsia"/>
          <w:sz w:val="21"/>
        </w:rPr>
        <w:t>WEB服务器、数据库服务器</w:t>
      </w:r>
    </w:p>
    <w:p w14:paraId="3FCE81D5">
      <w:pPr>
        <w:ind w:left="720" w:leftChars="360"/>
        <w:rPr>
          <w:rFonts w:hint="eastAsia"/>
          <w:sz w:val="21"/>
        </w:rPr>
      </w:pPr>
      <w:r>
        <w:rPr>
          <w:rFonts w:hint="eastAsia"/>
          <w:sz w:val="21"/>
        </w:rPr>
        <w:t xml:space="preserve">CPU：Intel Pentium 4 3.0G </w:t>
      </w:r>
    </w:p>
    <w:p w14:paraId="6BB30801">
      <w:pPr>
        <w:ind w:left="720" w:leftChars="360"/>
        <w:rPr>
          <w:rFonts w:hint="eastAsia"/>
          <w:sz w:val="21"/>
        </w:rPr>
      </w:pPr>
      <w:r>
        <w:rPr>
          <w:rFonts w:hint="eastAsia"/>
          <w:sz w:val="21"/>
        </w:rPr>
        <w:t>内存：2GB</w:t>
      </w:r>
    </w:p>
    <w:p w14:paraId="66CA14F1">
      <w:pPr>
        <w:ind w:left="720" w:leftChars="360"/>
        <w:rPr>
          <w:rFonts w:hint="eastAsia"/>
          <w:sz w:val="21"/>
        </w:rPr>
      </w:pPr>
      <w:r>
        <w:rPr>
          <w:rFonts w:hint="eastAsia"/>
          <w:sz w:val="21"/>
        </w:rPr>
        <w:t>硬盘：80GB</w:t>
      </w:r>
    </w:p>
    <w:p w14:paraId="3CBA20D3">
      <w:pPr>
        <w:spacing w:line="360" w:lineRule="auto"/>
        <w:ind w:firstLine="420" w:firstLineChars="200"/>
        <w:jc w:val="both"/>
        <w:rPr>
          <w:rFonts w:hint="eastAsia"/>
          <w:sz w:val="21"/>
        </w:rPr>
      </w:pPr>
      <w:r>
        <w:rPr>
          <w:rFonts w:hint="eastAsia"/>
          <w:sz w:val="21"/>
        </w:rPr>
        <w:t>网络</w:t>
      </w:r>
    </w:p>
    <w:p w14:paraId="1D57C64E">
      <w:pPr>
        <w:ind w:left="720"/>
        <w:rPr>
          <w:rFonts w:hint="eastAsia"/>
          <w:sz w:val="21"/>
        </w:rPr>
      </w:pPr>
      <w:r>
        <w:rPr>
          <w:rFonts w:hint="eastAsia"/>
          <w:sz w:val="21"/>
        </w:rPr>
        <w:t>以太网：100MB</w:t>
      </w:r>
    </w:p>
    <w:p w14:paraId="75449A69">
      <w:pPr>
        <w:spacing w:line="360" w:lineRule="auto"/>
        <w:ind w:firstLine="420" w:firstLineChars="200"/>
        <w:jc w:val="both"/>
        <w:rPr>
          <w:rFonts w:hint="eastAsia"/>
          <w:sz w:val="21"/>
        </w:rPr>
      </w:pPr>
      <w:r>
        <w:rPr>
          <w:rFonts w:hint="eastAsia"/>
          <w:sz w:val="21"/>
        </w:rPr>
        <w:t>用户机器配置</w:t>
      </w:r>
    </w:p>
    <w:p w14:paraId="5EFDD1F8">
      <w:pPr>
        <w:ind w:left="720"/>
        <w:rPr>
          <w:rFonts w:hint="eastAsia"/>
          <w:sz w:val="21"/>
        </w:rPr>
      </w:pPr>
      <w:r>
        <w:rPr>
          <w:rFonts w:hint="eastAsia"/>
          <w:sz w:val="21"/>
        </w:rPr>
        <w:t>内存：512MB</w:t>
      </w:r>
    </w:p>
    <w:p w14:paraId="2F2B9AA4">
      <w:pPr>
        <w:ind w:left="720"/>
        <w:rPr>
          <w:rFonts w:hint="eastAsia"/>
          <w:sz w:val="21"/>
        </w:rPr>
      </w:pPr>
    </w:p>
    <w:p w14:paraId="3159BACC">
      <w:pPr>
        <w:ind w:left="720"/>
        <w:rPr>
          <w:rFonts w:hint="eastAsia"/>
          <w:sz w:val="21"/>
        </w:rPr>
      </w:pPr>
    </w:p>
    <w:p w14:paraId="3113A8F5">
      <w:pPr>
        <w:ind w:left="720"/>
        <w:rPr>
          <w:rFonts w:hint="eastAsia"/>
          <w:sz w:val="21"/>
        </w:rPr>
      </w:pPr>
    </w:p>
    <w:p w14:paraId="4E3272B3">
      <w:pPr>
        <w:ind w:left="720"/>
        <w:rPr>
          <w:rFonts w:hint="eastAsia"/>
          <w:sz w:val="21"/>
        </w:rPr>
      </w:pPr>
    </w:p>
    <w:p w14:paraId="7C00E049">
      <w:pPr>
        <w:pStyle w:val="2"/>
        <w:rPr>
          <w:rFonts w:hint="eastAsia"/>
        </w:rPr>
      </w:pPr>
      <w:bookmarkStart w:id="15" w:name="_Toc9124"/>
      <w:r>
        <w:rPr>
          <w:rFonts w:hint="eastAsia"/>
        </w:rPr>
        <w:t>具体需求</w:t>
      </w:r>
      <w:bookmarkEnd w:id="15"/>
    </w:p>
    <w:p w14:paraId="4207457D">
      <w:pPr>
        <w:pStyle w:val="3"/>
        <w:rPr>
          <w:rFonts w:hint="default" w:eastAsia="宋体"/>
          <w:lang w:val="en-US" w:eastAsia="zh-CN"/>
        </w:rPr>
      </w:pPr>
      <w:r>
        <w:rPr>
          <w:rFonts w:hint="eastAsia"/>
          <w:lang w:val="en-US" w:eastAsia="zh-CN"/>
        </w:rPr>
        <w:t>3.1 数据管理系统</w:t>
      </w:r>
    </w:p>
    <w:p w14:paraId="0B667070">
      <w:pPr>
        <w:pStyle w:val="4"/>
        <w:numPr>
          <w:numId w:val="0"/>
        </w:numPr>
        <w:ind w:leftChars="0"/>
        <w:rPr>
          <w:rFonts w:hint="eastAsia" w:ascii="Arial" w:hAnsi="Arial" w:eastAsia="宋体" w:cs="Times New Roman"/>
          <w:snapToGrid w:val="0"/>
          <w:sz w:val="20"/>
          <w:lang w:val="en-US" w:eastAsia="zh-CN" w:bidi="ar-SA"/>
        </w:rPr>
      </w:pPr>
      <w:r>
        <w:rPr>
          <w:rFonts w:hint="eastAsia" w:cs="Times New Roman"/>
          <w:snapToGrid w:val="0"/>
          <w:sz w:val="20"/>
          <w:lang w:val="en-US" w:eastAsia="zh-CN" w:bidi="ar-SA"/>
        </w:rPr>
        <w:t>1.</w:t>
      </w:r>
      <w:r>
        <w:rPr>
          <w:rFonts w:hint="eastAsia" w:ascii="Arial" w:hAnsi="Arial" w:eastAsia="宋体" w:cs="Times New Roman"/>
          <w:snapToGrid w:val="0"/>
          <w:sz w:val="20"/>
          <w:lang w:val="en-US" w:eastAsia="zh-CN" w:bidi="ar-SA"/>
        </w:rPr>
        <w:t>数据采集管理</w:t>
      </w:r>
    </w:p>
    <w:p w14:paraId="485902E9">
      <w:pPr>
        <w:numPr>
          <w:ilvl w:val="0"/>
          <w:numId w:val="0"/>
        </w:numPr>
        <w:jc w:val="center"/>
      </w:pPr>
      <w:r>
        <w:drawing>
          <wp:inline distT="0" distB="0" distL="114300" distR="114300">
            <wp:extent cx="2687955" cy="5979160"/>
            <wp:effectExtent l="0" t="0" r="4445" b="254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2"/>
                    <a:stretch>
                      <a:fillRect/>
                    </a:stretch>
                  </pic:blipFill>
                  <pic:spPr>
                    <a:xfrm>
                      <a:off x="0" y="0"/>
                      <a:ext cx="2687955" cy="5979160"/>
                    </a:xfrm>
                    <a:prstGeom prst="rect">
                      <a:avLst/>
                    </a:prstGeom>
                    <a:noFill/>
                    <a:ln>
                      <a:noFill/>
                    </a:ln>
                  </pic:spPr>
                </pic:pic>
              </a:graphicData>
            </a:graphic>
          </wp:inline>
        </w:drawing>
      </w:r>
    </w:p>
    <w:p w14:paraId="047D7C5C">
      <w:pPr>
        <w:ind w:firstLine="400"/>
        <w:rPr>
          <w:rFonts w:hint="eastAsia"/>
        </w:rPr>
      </w:pPr>
      <w:r>
        <w:br w:type="textWrapping"/>
      </w:r>
      <w:r>
        <w:rPr>
          <w:rFonts w:hint="eastAsia"/>
          <w:lang w:val="en-US" w:eastAsia="zh-CN"/>
        </w:rPr>
        <w:tab/>
      </w:r>
      <w:r>
        <w:rPr>
          <w:rFonts w:hint="eastAsia"/>
        </w:rPr>
        <w:t>管理员登录数据管理系统后，进入“数据采集管理”菜单，选择数据采集方式（爬虫、API或手动上传）；系统先校验采集源是否可用，不可用则重新选择采集方式，可用则执行采集操作；采集完成后进行数据初步校验，校验不通过则修正数据并重新采集，校验通过则将数据存储至原始数据库，流程结束。</w:t>
      </w:r>
    </w:p>
    <w:p w14:paraId="703904AF">
      <w:pPr>
        <w:ind w:firstLine="400"/>
        <w:rPr>
          <w:rFonts w:hint="eastAsia"/>
        </w:rPr>
      </w:pPr>
    </w:p>
    <w:p w14:paraId="39BA8B0E">
      <w:pPr>
        <w:ind w:firstLine="400"/>
        <w:rPr>
          <w:rFonts w:hint="eastAsia"/>
        </w:rPr>
      </w:pPr>
    </w:p>
    <w:p w14:paraId="6F352C3A">
      <w:pPr>
        <w:ind w:firstLine="400"/>
        <w:rPr>
          <w:rFonts w:hint="eastAsia"/>
        </w:rPr>
      </w:pPr>
    </w:p>
    <w:p w14:paraId="5394C319">
      <w:pPr>
        <w:ind w:firstLine="400"/>
        <w:rPr>
          <w:rFonts w:hint="eastAsia"/>
        </w:rPr>
      </w:pPr>
    </w:p>
    <w:p w14:paraId="7DFFA723">
      <w:pPr>
        <w:pStyle w:val="4"/>
        <w:numPr>
          <w:numId w:val="0"/>
        </w:numPr>
        <w:ind w:leftChars="0"/>
        <w:rPr>
          <w:rFonts w:hint="default" w:ascii="Arial" w:hAnsi="Arial" w:eastAsia="宋体" w:cs="Times New Roman"/>
          <w:snapToGrid w:val="0"/>
          <w:sz w:val="20"/>
          <w:lang w:val="en-US" w:eastAsia="zh-CN" w:bidi="ar-SA"/>
        </w:rPr>
      </w:pPr>
      <w:r>
        <w:rPr>
          <w:rFonts w:hint="eastAsia" w:cs="Times New Roman"/>
          <w:snapToGrid w:val="0"/>
          <w:sz w:val="20"/>
          <w:lang w:val="en-US" w:eastAsia="zh-CN" w:bidi="ar-SA"/>
        </w:rPr>
        <w:t>2.</w:t>
      </w:r>
      <w:r>
        <w:rPr>
          <w:rFonts w:hint="default" w:ascii="Arial" w:hAnsi="Arial" w:eastAsia="宋体" w:cs="Times New Roman"/>
          <w:snapToGrid w:val="0"/>
          <w:sz w:val="20"/>
          <w:lang w:val="en-US" w:eastAsia="zh-CN" w:bidi="ar-SA"/>
        </w:rPr>
        <w:t>数据清洗与标准化</w:t>
      </w:r>
    </w:p>
    <w:p w14:paraId="03786648">
      <w:pPr>
        <w:jc w:val="center"/>
      </w:pPr>
      <w:r>
        <w:drawing>
          <wp:inline distT="0" distB="0" distL="114300" distR="114300">
            <wp:extent cx="2905125" cy="6501765"/>
            <wp:effectExtent l="0" t="0" r="3175" b="63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3"/>
                    <a:stretch>
                      <a:fillRect/>
                    </a:stretch>
                  </pic:blipFill>
                  <pic:spPr>
                    <a:xfrm>
                      <a:off x="0" y="0"/>
                      <a:ext cx="2905125" cy="6501765"/>
                    </a:xfrm>
                    <a:prstGeom prst="rect">
                      <a:avLst/>
                    </a:prstGeom>
                    <a:noFill/>
                    <a:ln>
                      <a:noFill/>
                    </a:ln>
                  </pic:spPr>
                </pic:pic>
              </a:graphicData>
            </a:graphic>
          </wp:inline>
        </w:drawing>
      </w:r>
    </w:p>
    <w:p w14:paraId="663ED490">
      <w:pPr>
        <w:ind w:firstLine="400"/>
        <w:rPr>
          <w:rFonts w:hint="default"/>
          <w:lang w:val="en-US" w:eastAsia="zh-CN"/>
        </w:rPr>
      </w:pPr>
      <w:r>
        <w:rPr>
          <w:rFonts w:hint="default"/>
          <w:lang w:val="en-US" w:eastAsia="zh-CN"/>
        </w:rPr>
        <w:t>管理员登录数据管理系统后，进入“数据清洗与标准化”模块，系统读取原始数据库数据，依次执行数据去重、字段标准化、异常值检测与处理；之后判断清洗是否达标，不达标则调整清洗规则并重新读取数据清洗，达标则将清洗后数据存储至目标数据库，流程结束。</w:t>
      </w:r>
    </w:p>
    <w:p w14:paraId="22AD05AF">
      <w:pPr>
        <w:ind w:firstLine="400"/>
        <w:rPr>
          <w:rFonts w:hint="default"/>
          <w:lang w:val="en-US" w:eastAsia="zh-CN"/>
        </w:rPr>
      </w:pPr>
    </w:p>
    <w:p w14:paraId="7217D801">
      <w:pPr>
        <w:ind w:firstLine="400"/>
        <w:rPr>
          <w:rFonts w:hint="default"/>
          <w:lang w:val="en-US" w:eastAsia="zh-CN"/>
        </w:rPr>
      </w:pPr>
    </w:p>
    <w:p w14:paraId="58C5D627">
      <w:pPr>
        <w:ind w:firstLine="400"/>
        <w:rPr>
          <w:rFonts w:hint="default"/>
          <w:lang w:val="en-US" w:eastAsia="zh-CN"/>
        </w:rPr>
      </w:pPr>
    </w:p>
    <w:p w14:paraId="354F4575">
      <w:pPr>
        <w:ind w:firstLine="400"/>
        <w:rPr>
          <w:rFonts w:hint="default"/>
          <w:lang w:val="en-US" w:eastAsia="zh-CN"/>
        </w:rPr>
      </w:pPr>
    </w:p>
    <w:p w14:paraId="0B46B672">
      <w:pPr>
        <w:ind w:firstLine="400"/>
        <w:rPr>
          <w:rFonts w:hint="default"/>
          <w:lang w:val="en-US" w:eastAsia="zh-CN"/>
        </w:rPr>
      </w:pPr>
    </w:p>
    <w:p w14:paraId="66153A98">
      <w:pPr>
        <w:ind w:firstLine="400"/>
        <w:rPr>
          <w:rFonts w:hint="default"/>
          <w:lang w:val="en-US" w:eastAsia="zh-CN"/>
        </w:rPr>
      </w:pPr>
    </w:p>
    <w:p w14:paraId="65F87809">
      <w:pPr>
        <w:pStyle w:val="4"/>
        <w:numPr>
          <w:numId w:val="0"/>
        </w:numPr>
        <w:ind w:leftChars="0"/>
        <w:rPr>
          <w:rFonts w:hint="eastAsia" w:ascii="Arial" w:hAnsi="Arial" w:eastAsia="宋体" w:cs="Times New Roman"/>
          <w:snapToGrid w:val="0"/>
          <w:sz w:val="20"/>
          <w:lang w:val="en-US" w:eastAsia="zh-CN" w:bidi="ar-SA"/>
        </w:rPr>
      </w:pPr>
    </w:p>
    <w:p w14:paraId="5CF2DF54">
      <w:pPr>
        <w:pStyle w:val="4"/>
        <w:numPr>
          <w:numId w:val="0"/>
        </w:numPr>
        <w:ind w:leftChars="0"/>
        <w:rPr>
          <w:rFonts w:hint="eastAsia" w:ascii="Arial" w:hAnsi="Arial" w:eastAsia="宋体" w:cs="Times New Roman"/>
          <w:snapToGrid w:val="0"/>
          <w:sz w:val="20"/>
          <w:lang w:val="en-US" w:eastAsia="zh-CN" w:bidi="ar-SA"/>
        </w:rPr>
      </w:pPr>
      <w:r>
        <w:rPr>
          <w:rFonts w:hint="eastAsia" w:cs="Times New Roman"/>
          <w:snapToGrid w:val="0"/>
          <w:sz w:val="20"/>
          <w:lang w:val="en-US" w:eastAsia="zh-CN" w:bidi="ar-SA"/>
        </w:rPr>
        <w:t>3.</w:t>
      </w:r>
      <w:r>
        <w:rPr>
          <w:rFonts w:hint="eastAsia" w:ascii="Arial" w:hAnsi="Arial" w:eastAsia="宋体" w:cs="Times New Roman"/>
          <w:snapToGrid w:val="0"/>
          <w:sz w:val="20"/>
          <w:lang w:val="en-US" w:eastAsia="zh-CN" w:bidi="ar-SA"/>
        </w:rPr>
        <w:t>数据存储</w:t>
      </w:r>
    </w:p>
    <w:p w14:paraId="0AECDE4D">
      <w:pPr>
        <w:numPr>
          <w:ilvl w:val="0"/>
          <w:numId w:val="0"/>
        </w:numPr>
        <w:jc w:val="center"/>
        <w:rPr>
          <w:rFonts w:hint="default"/>
          <w:lang w:val="en-US" w:eastAsia="zh-CN"/>
        </w:rPr>
      </w:pPr>
      <w:r>
        <w:rPr>
          <w:rFonts w:hint="default"/>
          <w:lang w:val="en-US" w:eastAsia="zh-CN"/>
        </w:rPr>
        <w:drawing>
          <wp:inline distT="0" distB="0" distL="114300" distR="114300">
            <wp:extent cx="1930400" cy="3756025"/>
            <wp:effectExtent l="0" t="0" r="0" b="3175"/>
            <wp:docPr id="30" name="图片 30" descr="1a251429e0884bb4e7bbda0eb3d0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a251429e0884bb4e7bbda0eb3d0d99"/>
                    <pic:cNvPicPr>
                      <a:picLocks noChangeAspect="1"/>
                    </pic:cNvPicPr>
                  </pic:nvPicPr>
                  <pic:blipFill>
                    <a:blip r:embed="rId14"/>
                    <a:stretch>
                      <a:fillRect/>
                    </a:stretch>
                  </pic:blipFill>
                  <pic:spPr>
                    <a:xfrm>
                      <a:off x="0" y="0"/>
                      <a:ext cx="1930400" cy="3756025"/>
                    </a:xfrm>
                    <a:prstGeom prst="rect">
                      <a:avLst/>
                    </a:prstGeom>
                  </pic:spPr>
                </pic:pic>
              </a:graphicData>
            </a:graphic>
          </wp:inline>
        </w:drawing>
      </w:r>
    </w:p>
    <w:p w14:paraId="22945ADC">
      <w:pPr>
        <w:ind w:firstLine="400"/>
        <w:rPr>
          <w:rFonts w:hint="eastAsia"/>
          <w:lang w:val="en-US" w:eastAsia="zh-CN"/>
        </w:rPr>
      </w:pPr>
      <w:r>
        <w:rPr>
          <w:rFonts w:hint="eastAsia"/>
          <w:lang w:val="en-US" w:eastAsia="zh-CN"/>
        </w:rPr>
        <w:t>平台操作人员登录进入数据管理平台，对已有数据进行选择筛选后读取待存储数据，点击存储按钮，然后检查所存储的数据是否正确，进行保存，退出。</w:t>
      </w:r>
    </w:p>
    <w:p w14:paraId="1917EC49">
      <w:pPr>
        <w:pStyle w:val="4"/>
        <w:numPr>
          <w:numId w:val="0"/>
        </w:numPr>
        <w:ind w:leftChars="0"/>
        <w:rPr>
          <w:rFonts w:hint="eastAsia" w:ascii="Arial" w:hAnsi="Arial" w:eastAsia="宋体" w:cs="Times New Roman"/>
          <w:snapToGrid w:val="0"/>
          <w:sz w:val="20"/>
          <w:lang w:val="en-US" w:eastAsia="zh-CN" w:bidi="ar-SA"/>
        </w:rPr>
      </w:pPr>
      <w:r>
        <w:rPr>
          <w:rFonts w:hint="eastAsia" w:cs="Times New Roman"/>
          <w:snapToGrid w:val="0"/>
          <w:sz w:val="20"/>
          <w:lang w:val="en-US" w:eastAsia="zh-CN" w:bidi="ar-SA"/>
        </w:rPr>
        <w:t>4.</w:t>
      </w:r>
      <w:r>
        <w:rPr>
          <w:rFonts w:hint="eastAsia" w:ascii="Arial" w:hAnsi="Arial" w:eastAsia="宋体" w:cs="Times New Roman"/>
          <w:snapToGrid w:val="0"/>
          <w:sz w:val="20"/>
          <w:lang w:val="en-US" w:eastAsia="zh-CN" w:bidi="ar-SA"/>
        </w:rPr>
        <w:t>数据查询统计服务</w:t>
      </w:r>
    </w:p>
    <w:p w14:paraId="321D4D7E">
      <w:pPr>
        <w:numPr>
          <w:ilvl w:val="0"/>
          <w:numId w:val="0"/>
        </w:numPr>
        <w:jc w:val="center"/>
        <w:rPr>
          <w:rFonts w:hint="default"/>
          <w:lang w:val="en-US" w:eastAsia="zh-CN"/>
        </w:rPr>
      </w:pPr>
      <w:r>
        <w:rPr>
          <w:rFonts w:hint="default" w:asciiTheme="minorHAnsi" w:hAnsiTheme="minorHAnsi" w:eastAsiaTheme="minorEastAsia" w:cstheme="minorBidi"/>
          <w:kern w:val="2"/>
          <w:sz w:val="21"/>
          <w:szCs w:val="24"/>
          <w:lang w:val="en-US" w:eastAsia="zh-CN" w:bidi="ar-SA"/>
        </w:rPr>
        <w:t>.</w:t>
      </w:r>
      <w:r>
        <w:drawing>
          <wp:inline distT="0" distB="0" distL="114300" distR="114300">
            <wp:extent cx="2387600" cy="3905250"/>
            <wp:effectExtent l="0" t="0" r="0" b="635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5"/>
                    <a:stretch>
                      <a:fillRect/>
                    </a:stretch>
                  </pic:blipFill>
                  <pic:spPr>
                    <a:xfrm>
                      <a:off x="0" y="0"/>
                      <a:ext cx="2387600" cy="3905250"/>
                    </a:xfrm>
                    <a:prstGeom prst="rect">
                      <a:avLst/>
                    </a:prstGeom>
                    <a:noFill/>
                    <a:ln>
                      <a:noFill/>
                    </a:ln>
                  </pic:spPr>
                </pic:pic>
              </a:graphicData>
            </a:graphic>
          </wp:inline>
        </w:drawing>
      </w:r>
    </w:p>
    <w:p w14:paraId="41D0CB8D">
      <w:pPr>
        <w:ind w:firstLine="400"/>
        <w:rPr>
          <w:rFonts w:hint="eastAsia"/>
          <w:lang w:val="en-US" w:eastAsia="zh-CN"/>
        </w:rPr>
      </w:pPr>
      <w:r>
        <w:rPr>
          <w:rFonts w:hint="eastAsia"/>
          <w:lang w:val="en-US" w:eastAsia="zh-CN"/>
        </w:rPr>
        <w:t>平台操作人员登录进入数据管理平台，进入搜索菜单，输入所需数据的特征，点击查询按钮，获得所需数据结果，然后对所得数据进行统计分析，退出。</w:t>
      </w:r>
    </w:p>
    <w:p w14:paraId="0AD9D331">
      <w:pPr>
        <w:pStyle w:val="3"/>
        <w:ind w:left="0" w:leftChars="0" w:firstLine="420" w:firstLineChars="0"/>
        <w:rPr>
          <w:rFonts w:hint="default" w:eastAsia="宋体"/>
          <w:lang w:val="en-US" w:eastAsia="zh-CN"/>
        </w:rPr>
      </w:pPr>
      <w:r>
        <w:rPr>
          <w:rFonts w:hint="eastAsia"/>
          <w:lang w:val="en-US" w:eastAsia="zh-CN"/>
        </w:rPr>
        <w:t>用例图如下：</w:t>
      </w:r>
    </w:p>
    <w:p w14:paraId="0E831986">
      <w:pPr>
        <w:jc w:val="center"/>
        <w:rPr>
          <w:rFonts w:hint="eastAsia" w:eastAsia="宋体"/>
          <w:lang w:eastAsia="zh-CN"/>
        </w:rPr>
      </w:pPr>
      <w:r>
        <w:rPr>
          <w:rFonts w:hint="eastAsia" w:eastAsia="宋体"/>
          <w:lang w:eastAsia="zh-CN"/>
        </w:rPr>
        <w:drawing>
          <wp:inline distT="0" distB="0" distL="114300" distR="114300">
            <wp:extent cx="5272405" cy="3780155"/>
            <wp:effectExtent l="0" t="0" r="10795" b="4445"/>
            <wp:docPr id="32" name="图片 32" descr="88db9643a30e050963b575799e7a8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8db9643a30e050963b575799e7a805b"/>
                    <pic:cNvPicPr>
                      <a:picLocks noChangeAspect="1"/>
                    </pic:cNvPicPr>
                  </pic:nvPicPr>
                  <pic:blipFill>
                    <a:blip r:embed="rId16"/>
                    <a:stretch>
                      <a:fillRect/>
                    </a:stretch>
                  </pic:blipFill>
                  <pic:spPr>
                    <a:xfrm>
                      <a:off x="0" y="0"/>
                      <a:ext cx="5272405" cy="3780155"/>
                    </a:xfrm>
                    <a:prstGeom prst="rect">
                      <a:avLst/>
                    </a:prstGeom>
                  </pic:spPr>
                </pic:pic>
              </a:graphicData>
            </a:graphic>
          </wp:inline>
        </w:drawing>
      </w:r>
    </w:p>
    <w:p w14:paraId="72B34B42">
      <w:pPr>
        <w:pStyle w:val="3"/>
        <w:ind w:left="0" w:leftChars="0" w:firstLine="0" w:firstLineChars="0"/>
        <w:rPr>
          <w:rFonts w:hint="eastAsia"/>
          <w:lang w:val="en-US" w:eastAsia="zh-CN"/>
        </w:rPr>
      </w:pPr>
      <w:r>
        <w:rPr>
          <w:rFonts w:hint="eastAsia"/>
          <w:lang w:val="en-US" w:eastAsia="zh-CN"/>
        </w:rPr>
        <w:t>用例描述：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4C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8E931E1">
            <w:pPr>
              <w:autoSpaceDE w:val="0"/>
              <w:autoSpaceDN w:val="0"/>
              <w:adjustRightInd w:val="0"/>
              <w:rPr>
                <w:rFonts w:hint="default" w:ascii="宋体" w:eastAsia="宋体"/>
                <w:szCs w:val="21"/>
                <w:lang w:val="en-US" w:eastAsia="zh-CN"/>
              </w:rPr>
            </w:pPr>
            <w:r>
              <w:rPr>
                <w:rFonts w:hint="eastAsia" w:ascii="宋体"/>
                <w:szCs w:val="21"/>
              </w:rPr>
              <w:t xml:space="preserve">用例名称： </w:t>
            </w:r>
            <w:r>
              <w:rPr>
                <w:rFonts w:hint="eastAsia" w:ascii="宋体"/>
                <w:szCs w:val="21"/>
                <w:lang w:val="en-US" w:eastAsia="zh-CN"/>
              </w:rPr>
              <w:t>用户登录</w:t>
            </w:r>
          </w:p>
        </w:tc>
      </w:tr>
      <w:tr w14:paraId="2859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BF7259">
            <w:pPr>
              <w:autoSpaceDE w:val="0"/>
              <w:autoSpaceDN w:val="0"/>
              <w:adjustRightInd w:val="0"/>
              <w:rPr>
                <w:rFonts w:ascii="宋体"/>
                <w:szCs w:val="21"/>
              </w:rPr>
            </w:pPr>
            <w:r>
              <w:rPr>
                <w:rFonts w:hint="eastAsia" w:ascii="宋体"/>
                <w:szCs w:val="21"/>
              </w:rPr>
              <w:t>功能描述：</w:t>
            </w:r>
            <w:r>
              <w:rPr>
                <w:rFonts w:hint="eastAsia"/>
                <w:vertAlign w:val="baseline"/>
              </w:rPr>
              <w:t>用于用户登录身份认证。用户包括:实验室管理员、资源管理员、教师、学生、审核员、编辑员。</w:t>
            </w:r>
          </w:p>
        </w:tc>
      </w:tr>
      <w:tr w14:paraId="4710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170935">
            <w:pPr>
              <w:autoSpaceDE w:val="0"/>
              <w:autoSpaceDN w:val="0"/>
              <w:adjustRightInd w:val="0"/>
              <w:rPr>
                <w:rFonts w:hint="eastAsia" w:ascii="宋体"/>
                <w:szCs w:val="21"/>
              </w:rPr>
            </w:pPr>
            <w:r>
              <w:rPr>
                <w:rFonts w:hint="eastAsia" w:ascii="宋体"/>
                <w:szCs w:val="21"/>
              </w:rPr>
              <w:t>前置条件： 普通操作员用户已经系统</w:t>
            </w:r>
            <w:r>
              <w:rPr>
                <w:rFonts w:hint="eastAsia" w:ascii="宋体"/>
                <w:szCs w:val="21"/>
                <w:lang w:val="en-US" w:eastAsia="zh-CN"/>
              </w:rPr>
              <w:t>首页</w:t>
            </w:r>
            <w:r>
              <w:rPr>
                <w:rFonts w:hint="eastAsia" w:ascii="宋体"/>
                <w:szCs w:val="21"/>
              </w:rPr>
              <w:t>。</w:t>
            </w:r>
          </w:p>
        </w:tc>
      </w:tr>
      <w:tr w14:paraId="3289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34185C">
            <w:pPr>
              <w:autoSpaceDE w:val="0"/>
              <w:autoSpaceDN w:val="0"/>
              <w:adjustRightInd w:val="0"/>
              <w:rPr>
                <w:rFonts w:hint="eastAsia" w:ascii="宋体"/>
                <w:szCs w:val="21"/>
                <w:lang w:val="en-US" w:eastAsia="zh-CN"/>
              </w:rPr>
            </w:pPr>
            <w:r>
              <w:rPr>
                <w:rFonts w:hint="eastAsia" w:ascii="宋体"/>
                <w:szCs w:val="21"/>
                <w:lang w:val="en-US" w:eastAsia="zh-CN"/>
              </w:rPr>
              <w:t>事件流：</w:t>
            </w:r>
          </w:p>
          <w:p w14:paraId="64F4EB44">
            <w:pPr>
              <w:rPr>
                <w:rFonts w:hint="eastAsia"/>
                <w:vertAlign w:val="baseline"/>
              </w:rPr>
            </w:pPr>
            <w:r>
              <w:rPr>
                <w:rFonts w:hint="eastAsia"/>
                <w:vertAlign w:val="baseline"/>
              </w:rPr>
              <w:t xml:space="preserve"> </w:t>
            </w:r>
            <w:r>
              <w:rPr>
                <w:rFonts w:hint="eastAsia"/>
                <w:vertAlign w:val="baseline"/>
                <w:lang w:val="en-US" w:eastAsia="zh-CN"/>
              </w:rPr>
              <w:t xml:space="preserve">  </w:t>
            </w:r>
            <w:r>
              <w:rPr>
                <w:rFonts w:hint="eastAsia"/>
                <w:vertAlign w:val="baseline"/>
              </w:rPr>
              <w:t>2</w:t>
            </w:r>
            <w:r>
              <w:rPr>
                <w:rFonts w:hint="eastAsia"/>
                <w:vertAlign w:val="baseline"/>
                <w:lang w:val="en-US" w:eastAsia="zh-CN"/>
              </w:rPr>
              <w:t>.1</w:t>
            </w:r>
            <w:r>
              <w:rPr>
                <w:rFonts w:hint="eastAsia"/>
                <w:vertAlign w:val="baseline"/>
              </w:rPr>
              <w:t xml:space="preserve"> 事件流  </w:t>
            </w:r>
          </w:p>
          <w:p w14:paraId="71304FDC">
            <w:pPr>
              <w:ind w:firstLine="600" w:firstLineChars="300"/>
              <w:rPr>
                <w:rFonts w:hint="eastAsia"/>
                <w:vertAlign w:val="baseline"/>
              </w:rPr>
            </w:pPr>
            <w:r>
              <w:rPr>
                <w:rFonts w:hint="eastAsia"/>
                <w:vertAlign w:val="baseline"/>
              </w:rPr>
              <w:t>1）平台操作人员进入系统首页，选择“数据采集管理”模块。</w:t>
            </w:r>
          </w:p>
          <w:p w14:paraId="7B63D612">
            <w:pPr>
              <w:ind w:firstLine="600" w:firstLineChars="300"/>
              <w:rPr>
                <w:rFonts w:hint="eastAsia"/>
                <w:vertAlign w:val="baseline"/>
              </w:rPr>
            </w:pPr>
            <w:r>
              <w:rPr>
                <w:rFonts w:hint="eastAsia"/>
                <w:vertAlign w:val="baseline"/>
              </w:rPr>
              <w:t>2）系统加载数据采集管理界面。</w:t>
            </w:r>
          </w:p>
          <w:p w14:paraId="7A78757A">
            <w:pPr>
              <w:ind w:firstLine="600" w:firstLineChars="300"/>
              <w:rPr>
                <w:rFonts w:hint="eastAsia"/>
                <w:vertAlign w:val="baseline"/>
              </w:rPr>
            </w:pPr>
            <w:r>
              <w:rPr>
                <w:rFonts w:hint="eastAsia"/>
                <w:vertAlign w:val="baseline"/>
              </w:rPr>
              <w:t>3）平台操作人员选择数据采集方式（爬虫采集或API采集）。</w:t>
            </w:r>
          </w:p>
          <w:p w14:paraId="020EA1D4">
            <w:pPr>
              <w:ind w:firstLine="600" w:firstLineChars="300"/>
              <w:rPr>
                <w:rFonts w:hint="eastAsia"/>
                <w:vertAlign w:val="baseline"/>
              </w:rPr>
            </w:pPr>
            <w:r>
              <w:rPr>
                <w:rFonts w:hint="eastAsia"/>
                <w:vertAlign w:val="baseline"/>
              </w:rPr>
              <w:t>4）系统验证数据源是否可访问。</w:t>
            </w:r>
          </w:p>
          <w:p w14:paraId="3D2D7A43">
            <w:pPr>
              <w:ind w:firstLine="600" w:firstLineChars="300"/>
              <w:rPr>
                <w:rFonts w:hint="eastAsia"/>
                <w:vertAlign w:val="baseline"/>
              </w:rPr>
            </w:pPr>
            <w:r>
              <w:rPr>
                <w:rFonts w:hint="eastAsia"/>
                <w:vertAlign w:val="baseline"/>
              </w:rPr>
              <w:t>5）平台操作人员点击“开始采集”。</w:t>
            </w:r>
          </w:p>
          <w:p w14:paraId="490C7001">
            <w:pPr>
              <w:ind w:firstLine="600" w:firstLineChars="300"/>
              <w:rPr>
                <w:rFonts w:hint="eastAsia"/>
                <w:vertAlign w:val="baseline"/>
              </w:rPr>
            </w:pPr>
            <w:r>
              <w:rPr>
                <w:rFonts w:hint="eastAsia"/>
                <w:vertAlign w:val="baseline"/>
              </w:rPr>
              <w:t>6）系统执行数据采集操作，并获取小说基础信息、热度数据和评论数据。</w:t>
            </w:r>
          </w:p>
          <w:p w14:paraId="57CFD8ED">
            <w:pPr>
              <w:ind w:firstLine="600" w:firstLineChars="300"/>
              <w:rPr>
                <w:rFonts w:hint="eastAsia"/>
                <w:vertAlign w:val="baseline"/>
              </w:rPr>
            </w:pPr>
            <w:r>
              <w:rPr>
                <w:rFonts w:hint="eastAsia"/>
                <w:vertAlign w:val="baseline"/>
              </w:rPr>
              <w:t>7）系统对采集数据进行初步校验。</w:t>
            </w:r>
          </w:p>
          <w:p w14:paraId="1B32BE8B">
            <w:pPr>
              <w:ind w:firstLine="600" w:firstLineChars="300"/>
              <w:rPr>
                <w:rFonts w:hint="eastAsia"/>
                <w:vertAlign w:val="baseline"/>
              </w:rPr>
            </w:pPr>
            <w:r>
              <w:rPr>
                <w:rFonts w:hint="eastAsia"/>
                <w:vertAlign w:val="baseline"/>
              </w:rPr>
              <w:t>8）系统将采集到的数据保存到原始数据库中。</w:t>
            </w:r>
          </w:p>
          <w:p w14:paraId="65B11494">
            <w:pPr>
              <w:ind w:firstLine="600" w:firstLineChars="300"/>
              <w:rPr>
                <w:rFonts w:hint="eastAsia"/>
                <w:vertAlign w:val="baseline"/>
              </w:rPr>
            </w:pPr>
            <w:r>
              <w:rPr>
                <w:rFonts w:hint="eastAsia"/>
                <w:vertAlign w:val="baseline"/>
              </w:rPr>
              <w:t>9）系统提示数据采集完成。</w:t>
            </w:r>
          </w:p>
          <w:p w14:paraId="18F4C95F">
            <w:pPr>
              <w:ind w:firstLine="600" w:firstLineChars="300"/>
              <w:rPr>
                <w:rFonts w:hint="eastAsia"/>
                <w:vertAlign w:val="baseline"/>
              </w:rPr>
            </w:pPr>
            <w:r>
              <w:rPr>
                <w:rFonts w:hint="eastAsia"/>
                <w:vertAlign w:val="baseline"/>
              </w:rPr>
              <w:t>10）结束用例。</w:t>
            </w:r>
          </w:p>
          <w:p w14:paraId="045451F5">
            <w:pPr>
              <w:ind w:firstLine="600" w:firstLineChars="300"/>
              <w:rPr>
                <w:rFonts w:hint="eastAsia"/>
                <w:vertAlign w:val="baseline"/>
              </w:rPr>
            </w:pPr>
          </w:p>
          <w:p w14:paraId="31ED3F8D">
            <w:pPr>
              <w:rPr>
                <w:rFonts w:hint="eastAsia"/>
                <w:vertAlign w:val="baseline"/>
              </w:rPr>
            </w:pPr>
            <w:r>
              <w:rPr>
                <w:rFonts w:hint="eastAsia"/>
                <w:vertAlign w:val="baseline"/>
              </w:rPr>
              <w:t xml:space="preserve">   2.2 备选子流</w:t>
            </w:r>
          </w:p>
          <w:p w14:paraId="2BBC7D03">
            <w:pPr>
              <w:ind w:firstLine="600" w:firstLineChars="300"/>
              <w:rPr>
                <w:rFonts w:hint="eastAsia"/>
                <w:vertAlign w:val="baseline"/>
              </w:rPr>
            </w:pPr>
            <w:r>
              <w:rPr>
                <w:rFonts w:hint="eastAsia"/>
                <w:vertAlign w:val="baseline"/>
              </w:rPr>
              <w:t>2.2.1 数据源不可访问</w:t>
            </w:r>
          </w:p>
          <w:p w14:paraId="51EC7621">
            <w:pPr>
              <w:ind w:firstLine="600" w:firstLineChars="300"/>
              <w:rPr>
                <w:rFonts w:hint="eastAsia"/>
                <w:vertAlign w:val="baseline"/>
              </w:rPr>
            </w:pPr>
            <w:r>
              <w:rPr>
                <w:rFonts w:hint="eastAsia"/>
                <w:vertAlign w:val="baseline"/>
              </w:rPr>
              <w:t>1）在步骤4中，如果系统检测到数据源不可访问。</w:t>
            </w:r>
          </w:p>
          <w:p w14:paraId="38AB534A">
            <w:pPr>
              <w:ind w:firstLine="600" w:firstLineChars="300"/>
              <w:rPr>
                <w:rFonts w:hint="eastAsia"/>
                <w:vertAlign w:val="baseline"/>
              </w:rPr>
            </w:pPr>
            <w:r>
              <w:rPr>
                <w:rFonts w:hint="eastAsia"/>
                <w:vertAlign w:val="baseline"/>
              </w:rPr>
              <w:t>2）系统提示“数据源连接失败”。</w:t>
            </w:r>
          </w:p>
          <w:p w14:paraId="0E03A18B">
            <w:pPr>
              <w:ind w:firstLine="600" w:firstLineChars="300"/>
              <w:rPr>
                <w:rFonts w:hint="eastAsia"/>
                <w:vertAlign w:val="baseline"/>
              </w:rPr>
            </w:pPr>
            <w:r>
              <w:rPr>
                <w:rFonts w:hint="eastAsia"/>
                <w:vertAlign w:val="baseline"/>
              </w:rPr>
              <w:t>3）平台操作人员重新选择采集方式或重新执行采集操作。</w:t>
            </w:r>
          </w:p>
          <w:p w14:paraId="2FA15016">
            <w:pPr>
              <w:ind w:firstLine="600" w:firstLineChars="300"/>
              <w:rPr>
                <w:rFonts w:hint="eastAsia"/>
                <w:vertAlign w:val="baseline"/>
                <w:lang w:val="en-US" w:eastAsia="zh-CN"/>
              </w:rPr>
            </w:pPr>
            <w:r>
              <w:rPr>
                <w:rFonts w:hint="eastAsia"/>
                <w:vertAlign w:val="baseline"/>
              </w:rPr>
              <w:t>4）返回步</w:t>
            </w:r>
            <w:r>
              <w:rPr>
                <w:rFonts w:hint="eastAsia"/>
                <w:vertAlign w:val="baseline"/>
                <w:lang w:val="en-US" w:eastAsia="zh-CN"/>
              </w:rPr>
              <w:t>骤4重新执行。</w:t>
            </w:r>
          </w:p>
          <w:p w14:paraId="11844D14">
            <w:pPr>
              <w:ind w:firstLine="400" w:firstLineChars="200"/>
              <w:rPr>
                <w:rFonts w:hint="eastAsia"/>
                <w:vertAlign w:val="baseline"/>
              </w:rPr>
            </w:pPr>
            <w:r>
              <w:rPr>
                <w:rFonts w:hint="eastAsia"/>
                <w:vertAlign w:val="baseline"/>
              </w:rPr>
              <w:t>3 备选流</w:t>
            </w:r>
          </w:p>
          <w:p w14:paraId="7C2A39D5">
            <w:pPr>
              <w:ind w:firstLine="600" w:firstLineChars="300"/>
              <w:rPr>
                <w:rFonts w:hint="eastAsia"/>
                <w:vertAlign w:val="baseline"/>
              </w:rPr>
            </w:pPr>
            <w:r>
              <w:rPr>
                <w:rFonts w:hint="eastAsia"/>
                <w:vertAlign w:val="baseline"/>
              </w:rPr>
              <w:t>第一备选流</w:t>
            </w:r>
          </w:p>
          <w:p w14:paraId="150F1CE1">
            <w:pPr>
              <w:ind w:firstLine="400" w:firstLineChars="200"/>
              <w:rPr>
                <w:rFonts w:hint="eastAsia"/>
                <w:vertAlign w:val="baseline"/>
              </w:rPr>
            </w:pPr>
            <w:r>
              <w:rPr>
                <w:rFonts w:hint="eastAsia"/>
                <w:vertAlign w:val="baseline"/>
              </w:rPr>
              <w:t>在步骤7中，如果系统检测到数据校验失败，则提示“采集数据异常”，平台操作人员可以重新执行采集操作。</w:t>
            </w:r>
          </w:p>
          <w:p w14:paraId="78245C9D">
            <w:pPr>
              <w:rPr>
                <w:rFonts w:hint="eastAsia"/>
                <w:vertAlign w:val="baseline"/>
              </w:rPr>
            </w:pPr>
            <w:r>
              <w:rPr>
                <w:rFonts w:hint="eastAsia"/>
                <w:vertAlign w:val="baseline"/>
              </w:rPr>
              <w:t xml:space="preserve">   </w:t>
            </w:r>
          </w:p>
          <w:p w14:paraId="4E4C1096">
            <w:pPr>
              <w:rPr>
                <w:rFonts w:hint="eastAsia"/>
                <w:vertAlign w:val="baseline"/>
              </w:rPr>
            </w:pPr>
            <w:r>
              <w:rPr>
                <w:rFonts w:hint="eastAsia"/>
                <w:vertAlign w:val="baseline"/>
              </w:rPr>
              <w:t xml:space="preserve">   3 备选流</w:t>
            </w:r>
          </w:p>
          <w:p w14:paraId="2D3D5622">
            <w:pPr>
              <w:ind w:firstLine="400" w:firstLineChars="200"/>
              <w:rPr>
                <w:rFonts w:hint="eastAsia"/>
                <w:vertAlign w:val="baseline"/>
              </w:rPr>
            </w:pPr>
            <w:r>
              <w:rPr>
                <w:rFonts w:hint="eastAsia"/>
                <w:vertAlign w:val="baseline"/>
              </w:rPr>
              <w:t>第一备选流</w:t>
            </w:r>
          </w:p>
          <w:p w14:paraId="3CBF35FB">
            <w:pPr>
              <w:ind w:firstLine="600" w:firstLineChars="300"/>
              <w:rPr>
                <w:rFonts w:hint="eastAsia" w:ascii="宋体"/>
                <w:szCs w:val="21"/>
                <w:lang w:val="en-US" w:eastAsia="zh-CN"/>
              </w:rPr>
            </w:pPr>
            <w:r>
              <w:rPr>
                <w:rFonts w:hint="eastAsia"/>
                <w:vertAlign w:val="baseline"/>
              </w:rPr>
              <w:t>在步骤7中，如果系统检测到数据校验失败，则提示“采集数据异常”，平台操作人员可以重新执行采集操作。</w:t>
            </w:r>
          </w:p>
        </w:tc>
      </w:tr>
      <w:tr w14:paraId="0E3F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8522" w:type="dxa"/>
            <w:noWrap w:val="0"/>
            <w:vAlign w:val="top"/>
          </w:tcPr>
          <w:p w14:paraId="1CEFBA7C">
            <w:pPr>
              <w:autoSpaceDE w:val="0"/>
              <w:autoSpaceDN w:val="0"/>
              <w:adjustRightInd w:val="0"/>
              <w:rPr>
                <w:rFonts w:hint="eastAsia" w:ascii="宋体"/>
                <w:szCs w:val="21"/>
              </w:rPr>
            </w:pPr>
            <w:r>
              <w:rPr>
                <w:rFonts w:hint="eastAsia" w:ascii="宋体"/>
                <w:szCs w:val="21"/>
              </w:rPr>
              <w:t>成功保证： 无</w:t>
            </w:r>
          </w:p>
        </w:tc>
      </w:tr>
      <w:tr w14:paraId="0428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8522" w:type="dxa"/>
            <w:noWrap w:val="0"/>
            <w:vAlign w:val="top"/>
          </w:tcPr>
          <w:p w14:paraId="6315490C">
            <w:pPr>
              <w:autoSpaceDE w:val="0"/>
              <w:autoSpaceDN w:val="0"/>
              <w:adjustRightInd w:val="0"/>
              <w:rPr>
                <w:rFonts w:hint="eastAsia" w:ascii="宋体"/>
                <w:szCs w:val="21"/>
              </w:rPr>
            </w:pPr>
          </w:p>
        </w:tc>
      </w:tr>
    </w:tbl>
    <w:p w14:paraId="214EEC17">
      <w:pPr>
        <w:rPr>
          <w:rFonts w:hint="eastAsia"/>
        </w:rPr>
      </w:pPr>
    </w:p>
    <w:p w14:paraId="108A28E2">
      <w:pPr>
        <w:pStyle w:val="4"/>
        <w:rPr>
          <w:lang w:val="zh-CN"/>
        </w:rPr>
      </w:pPr>
      <w:r>
        <w:rPr>
          <w:rFonts w:hint="eastAsia"/>
          <w:lang w:val="en-US" w:eastAsia="zh-CN"/>
        </w:rPr>
        <w:t>数据分析系统</w:t>
      </w:r>
    </w:p>
    <w:p w14:paraId="39436911">
      <w:pPr>
        <w:numPr>
          <w:numId w:val="0"/>
        </w:numPr>
        <w:rPr>
          <w:rFonts w:hint="default" w:eastAsiaTheme="minorEastAsia"/>
          <w:lang w:val="en-US" w:eastAsia="zh-CN"/>
        </w:rPr>
      </w:pPr>
      <w:r>
        <w:drawing>
          <wp:inline distT="0" distB="0" distL="114300" distR="114300">
            <wp:extent cx="5272405" cy="5723255"/>
            <wp:effectExtent l="0" t="0" r="10795" b="444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7"/>
                    <a:stretch>
                      <a:fillRect/>
                    </a:stretch>
                  </pic:blipFill>
                  <pic:spPr>
                    <a:xfrm>
                      <a:off x="0" y="0"/>
                      <a:ext cx="5272405" cy="5723255"/>
                    </a:xfrm>
                    <a:prstGeom prst="rect">
                      <a:avLst/>
                    </a:prstGeom>
                    <a:noFill/>
                    <a:ln>
                      <a:noFill/>
                    </a:ln>
                  </pic:spPr>
                </pic:pic>
              </a:graphicData>
            </a:graphic>
          </wp:inline>
        </w:drawing>
      </w:r>
    </w:p>
    <w:p w14:paraId="2FC062B2">
      <w:pPr>
        <w:widowControl w:val="0"/>
        <w:numPr>
          <w:ilvl w:val="0"/>
          <w:numId w:val="0"/>
        </w:numPr>
        <w:ind w:firstLine="420" w:firstLineChars="0"/>
        <w:jc w:val="both"/>
      </w:pPr>
      <w:r>
        <w:rPr>
          <w:rFonts w:hint="eastAsia"/>
        </w:rPr>
        <w:t>管理员开始操作后，进入数据分析系统，从数据管理系统读取数据，选择分析功能（书籍特征分析、评论情感分析、推荐系统或市场趋势分析），执行对应分析算法，生成分析结果数据，将结果传递给数据可视化系统，展示分析结果后流程结束。</w:t>
      </w:r>
    </w:p>
    <w:p w14:paraId="016E95EB">
      <w:pPr>
        <w:widowControl w:val="0"/>
        <w:numPr>
          <w:ilvl w:val="0"/>
          <w:numId w:val="0"/>
        </w:numPr>
        <w:jc w:val="both"/>
      </w:pPr>
    </w:p>
    <w:p w14:paraId="51DAC678">
      <w:pPr>
        <w:widowControl w:val="0"/>
        <w:numPr>
          <w:ilvl w:val="0"/>
          <w:numId w:val="0"/>
        </w:numPr>
        <w:jc w:val="both"/>
      </w:pPr>
    </w:p>
    <w:p w14:paraId="040AA7FA">
      <w:pPr>
        <w:widowControl w:val="0"/>
        <w:numPr>
          <w:ilvl w:val="0"/>
          <w:numId w:val="0"/>
        </w:numPr>
        <w:jc w:val="both"/>
      </w:pPr>
    </w:p>
    <w:p w14:paraId="7F8A3B6A">
      <w:pPr>
        <w:widowControl w:val="0"/>
        <w:numPr>
          <w:ilvl w:val="0"/>
          <w:numId w:val="0"/>
        </w:numPr>
        <w:jc w:val="both"/>
      </w:pPr>
    </w:p>
    <w:p w14:paraId="6F34A1EA">
      <w:pPr>
        <w:widowControl w:val="0"/>
        <w:numPr>
          <w:ilvl w:val="0"/>
          <w:numId w:val="0"/>
        </w:numPr>
        <w:jc w:val="both"/>
      </w:pPr>
    </w:p>
    <w:p w14:paraId="1D32B4AF">
      <w:pPr>
        <w:widowControl w:val="0"/>
        <w:numPr>
          <w:ilvl w:val="0"/>
          <w:numId w:val="0"/>
        </w:numPr>
        <w:jc w:val="center"/>
      </w:pPr>
      <w:r>
        <w:drawing>
          <wp:inline distT="0" distB="0" distL="114300" distR="114300">
            <wp:extent cx="2390775" cy="7109460"/>
            <wp:effectExtent l="0" t="0" r="9525" b="254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8"/>
                    <a:stretch>
                      <a:fillRect/>
                    </a:stretch>
                  </pic:blipFill>
                  <pic:spPr>
                    <a:xfrm>
                      <a:off x="0" y="0"/>
                      <a:ext cx="2390775" cy="7109460"/>
                    </a:xfrm>
                    <a:prstGeom prst="rect">
                      <a:avLst/>
                    </a:prstGeom>
                    <a:noFill/>
                    <a:ln>
                      <a:noFill/>
                    </a:ln>
                  </pic:spPr>
                </pic:pic>
              </a:graphicData>
            </a:graphic>
          </wp:inline>
        </w:drawing>
      </w:r>
    </w:p>
    <w:p w14:paraId="33F4AC16">
      <w:pPr>
        <w:widowControl w:val="0"/>
        <w:numPr>
          <w:ilvl w:val="0"/>
          <w:numId w:val="0"/>
        </w:numPr>
        <w:ind w:firstLine="420" w:firstLineChars="0"/>
        <w:jc w:val="both"/>
      </w:pPr>
      <w:r>
        <w:rPr>
          <w:rFonts w:hint="eastAsia"/>
        </w:rPr>
        <w:t>进入书籍特征分析模块后，从数据管理系统读取小说数据（包含小说信息和章节数据），先进行文本预处理（分词、去停用词），接着提取小说关键词，开展小说主题分析，统计小说类别分布，生成书籍特征分析结果，将结果存入分析数据库，再传递至可视化系统，流程结束。</w:t>
      </w:r>
    </w:p>
    <w:p w14:paraId="5168FD94">
      <w:pPr>
        <w:widowControl w:val="0"/>
        <w:numPr>
          <w:ilvl w:val="0"/>
          <w:numId w:val="0"/>
        </w:numPr>
        <w:jc w:val="center"/>
      </w:pPr>
      <w:r>
        <w:drawing>
          <wp:inline distT="0" distB="0" distL="114300" distR="114300">
            <wp:extent cx="3775075" cy="8136890"/>
            <wp:effectExtent l="0" t="0" r="9525" b="381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9"/>
                    <a:stretch>
                      <a:fillRect/>
                    </a:stretch>
                  </pic:blipFill>
                  <pic:spPr>
                    <a:xfrm>
                      <a:off x="0" y="0"/>
                      <a:ext cx="3775075" cy="8136890"/>
                    </a:xfrm>
                    <a:prstGeom prst="rect">
                      <a:avLst/>
                    </a:prstGeom>
                    <a:noFill/>
                    <a:ln>
                      <a:noFill/>
                    </a:ln>
                  </pic:spPr>
                </pic:pic>
              </a:graphicData>
            </a:graphic>
          </wp:inline>
        </w:drawing>
      </w:r>
    </w:p>
    <w:p w14:paraId="1FD64AC0">
      <w:pPr>
        <w:widowControl w:val="0"/>
        <w:numPr>
          <w:ilvl w:val="0"/>
          <w:numId w:val="0"/>
        </w:numPr>
        <w:jc w:val="both"/>
        <w:rPr>
          <w:rFonts w:hint="default"/>
          <w:lang w:val="en-US" w:eastAsia="zh-CN"/>
        </w:rPr>
      </w:pPr>
    </w:p>
    <w:p w14:paraId="52353335">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进入评论情感分析模块后，从数据管理系统读取评论数据，对评论文本进行预处理（分词、去噪），执行情感分析算法，判断评论情感类别（积极、中性、消极），统计小说情感比例，计算小说口碑评分，提取评论热点关键词，生成情感分析结果，存入分析数据库，传递至可视化系统后流程结束。</w:t>
      </w:r>
    </w:p>
    <w:p w14:paraId="5C122DB2">
      <w:pPr>
        <w:jc w:val="center"/>
      </w:pPr>
      <w:r>
        <w:drawing>
          <wp:inline distT="0" distB="0" distL="114300" distR="114300">
            <wp:extent cx="3016250" cy="6159500"/>
            <wp:effectExtent l="0" t="0" r="6350" b="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0"/>
                    <a:stretch>
                      <a:fillRect/>
                    </a:stretch>
                  </pic:blipFill>
                  <pic:spPr>
                    <a:xfrm>
                      <a:off x="0" y="0"/>
                      <a:ext cx="3016250" cy="6159500"/>
                    </a:xfrm>
                    <a:prstGeom prst="rect">
                      <a:avLst/>
                    </a:prstGeom>
                    <a:noFill/>
                    <a:ln>
                      <a:noFill/>
                    </a:ln>
                  </pic:spPr>
                </pic:pic>
              </a:graphicData>
            </a:graphic>
          </wp:inline>
        </w:drawing>
      </w:r>
    </w:p>
    <w:p w14:paraId="0AC75B9A">
      <w:pPr>
        <w:ind w:firstLine="400" w:firstLineChars="200"/>
        <w:rPr>
          <w:rFonts w:hint="eastAsia"/>
          <w:lang w:val="en-US" w:eastAsia="zh-CN"/>
        </w:rPr>
      </w:pPr>
      <w:r>
        <w:rPr>
          <w:rFonts w:hint="eastAsia"/>
          <w:lang w:val="en-US" w:eastAsia="zh-CN"/>
        </w:rPr>
        <w:t>平台人员登录进入平台，进入推荐系统模块，读取近期小说数据，根据数据计算小说热度指数，根据热度指数，生成热门小说推荐列表。通过判断用户当前查看小说类别和小说间的相似度，为用户生成相似小说推荐结果，最后传递至可视化系统，结束。</w:t>
      </w:r>
    </w:p>
    <w:p w14:paraId="41E8E14E">
      <w:pPr>
        <w:ind w:firstLine="400" w:firstLineChars="200"/>
        <w:rPr>
          <w:rFonts w:hint="eastAsia"/>
          <w:lang w:val="en-US" w:eastAsia="zh-CN"/>
        </w:rPr>
      </w:pPr>
    </w:p>
    <w:p w14:paraId="135343B1">
      <w:pPr>
        <w:ind w:firstLine="400" w:firstLineChars="200"/>
        <w:rPr>
          <w:rFonts w:hint="eastAsia"/>
          <w:lang w:val="en-US" w:eastAsia="zh-CN"/>
        </w:rPr>
      </w:pPr>
    </w:p>
    <w:p w14:paraId="5ABA8609">
      <w:pPr>
        <w:ind w:firstLine="400" w:firstLineChars="200"/>
        <w:rPr>
          <w:rFonts w:hint="eastAsia"/>
          <w:lang w:val="en-US" w:eastAsia="zh-CN"/>
        </w:rPr>
      </w:pPr>
    </w:p>
    <w:p w14:paraId="338C480E">
      <w:pPr>
        <w:rPr>
          <w:rFonts w:hint="eastAsia"/>
          <w:lang w:val="en-US" w:eastAsia="zh-CN"/>
        </w:rPr>
      </w:pPr>
    </w:p>
    <w:p w14:paraId="3BEFB9F0">
      <w:pPr>
        <w:ind w:firstLine="400" w:firstLineChars="200"/>
        <w:jc w:val="center"/>
        <w:rPr>
          <w:rFonts w:hint="default"/>
          <w:lang w:val="en-US" w:eastAsia="zh-CN"/>
        </w:rPr>
      </w:pPr>
      <w:r>
        <w:drawing>
          <wp:inline distT="0" distB="0" distL="114300" distR="114300">
            <wp:extent cx="3054350" cy="6065520"/>
            <wp:effectExtent l="0" t="0" r="6350" b="508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21"/>
                    <a:stretch>
                      <a:fillRect/>
                    </a:stretch>
                  </pic:blipFill>
                  <pic:spPr>
                    <a:xfrm>
                      <a:off x="0" y="0"/>
                      <a:ext cx="3054350" cy="6065520"/>
                    </a:xfrm>
                    <a:prstGeom prst="rect">
                      <a:avLst/>
                    </a:prstGeom>
                    <a:noFill/>
                    <a:ln>
                      <a:noFill/>
                    </a:ln>
                  </pic:spPr>
                </pic:pic>
              </a:graphicData>
            </a:graphic>
          </wp:inline>
        </w:drawing>
      </w:r>
    </w:p>
    <w:p w14:paraId="09E2E816">
      <w:pPr>
        <w:ind w:firstLine="420" w:firstLineChars="200"/>
        <w:rPr>
          <w:rFonts w:hint="eastAsia" w:cstheme="minorBidi"/>
          <w:kern w:val="2"/>
          <w:sz w:val="21"/>
          <w:szCs w:val="24"/>
          <w:lang w:val="en-US" w:eastAsia="zh-CN" w:bidi="ar-SA"/>
        </w:rPr>
      </w:pPr>
      <w:r>
        <w:rPr>
          <w:rFonts w:hint="eastAsia" w:cstheme="minorBidi"/>
          <w:kern w:val="2"/>
          <w:sz w:val="21"/>
          <w:szCs w:val="24"/>
          <w:lang w:val="en-US" w:eastAsia="zh-CN" w:bidi="ar-SA"/>
        </w:rPr>
        <w:t>平台人员登录进入平台，进入市场趋势分析模块，读取历史小说数据，按照时间维度整理各小说的数据，通过这些数据，统计小说类型数量变化，分析小说热度变化趋势，在各个时间段小说最火时期，提取该小说热门关键词，统计热门关键词随时间变化趋势，生成市场趋势分析结果，将数据和结果存入趋势分析数据库，传递至可视化系统，结束。</w:t>
      </w:r>
    </w:p>
    <w:p w14:paraId="01081CD7">
      <w:pPr>
        <w:ind w:firstLine="420" w:firstLineChars="200"/>
        <w:rPr>
          <w:rFonts w:hint="eastAsia" w:cstheme="minorBidi"/>
          <w:kern w:val="2"/>
          <w:sz w:val="21"/>
          <w:szCs w:val="24"/>
          <w:lang w:val="en-US" w:eastAsia="zh-CN" w:bidi="ar-SA"/>
        </w:rPr>
      </w:pPr>
    </w:p>
    <w:p w14:paraId="6C935901">
      <w:pPr>
        <w:ind w:firstLine="420" w:firstLineChars="200"/>
        <w:rPr>
          <w:rFonts w:hint="eastAsia" w:cstheme="minorBidi"/>
          <w:kern w:val="2"/>
          <w:sz w:val="21"/>
          <w:szCs w:val="24"/>
          <w:lang w:val="en-US" w:eastAsia="zh-CN" w:bidi="ar-SA"/>
        </w:rPr>
      </w:pPr>
    </w:p>
    <w:p w14:paraId="5CFA42F9">
      <w:pPr>
        <w:ind w:firstLine="420" w:firstLineChars="200"/>
        <w:rPr>
          <w:rFonts w:hint="eastAsia" w:cstheme="minorBidi"/>
          <w:kern w:val="2"/>
          <w:sz w:val="21"/>
          <w:szCs w:val="24"/>
          <w:lang w:val="en-US" w:eastAsia="zh-CN" w:bidi="ar-SA"/>
        </w:rPr>
      </w:pPr>
    </w:p>
    <w:p w14:paraId="55DC5E2A">
      <w:pPr>
        <w:ind w:firstLine="420" w:firstLineChars="200"/>
        <w:rPr>
          <w:rFonts w:hint="eastAsia" w:cstheme="minorBidi"/>
          <w:kern w:val="2"/>
          <w:sz w:val="21"/>
          <w:szCs w:val="24"/>
          <w:lang w:val="en-US" w:eastAsia="zh-CN" w:bidi="ar-SA"/>
        </w:rPr>
      </w:pPr>
    </w:p>
    <w:p w14:paraId="54218358">
      <w:pPr>
        <w:ind w:firstLine="420" w:firstLineChars="200"/>
        <w:rPr>
          <w:rFonts w:hint="eastAsia" w:cstheme="minorBidi"/>
          <w:kern w:val="2"/>
          <w:sz w:val="21"/>
          <w:szCs w:val="24"/>
          <w:lang w:val="en-US" w:eastAsia="zh-CN" w:bidi="ar-SA"/>
        </w:rPr>
      </w:pPr>
    </w:p>
    <w:p w14:paraId="28D66E1D">
      <w:pPr>
        <w:ind w:firstLine="420" w:firstLineChars="200"/>
        <w:rPr>
          <w:rFonts w:hint="eastAsia" w:cstheme="minorBidi"/>
          <w:kern w:val="2"/>
          <w:sz w:val="21"/>
          <w:szCs w:val="24"/>
          <w:lang w:val="en-US" w:eastAsia="zh-CN" w:bidi="ar-SA"/>
        </w:rPr>
      </w:pPr>
    </w:p>
    <w:p w14:paraId="4E78F63A">
      <w:pPr>
        <w:ind w:firstLine="420" w:firstLineChars="200"/>
        <w:rPr>
          <w:rFonts w:hint="eastAsia" w:cstheme="minorBidi"/>
          <w:kern w:val="2"/>
          <w:sz w:val="21"/>
          <w:szCs w:val="24"/>
          <w:lang w:val="en-US" w:eastAsia="zh-CN" w:bidi="ar-SA"/>
        </w:rPr>
      </w:pPr>
    </w:p>
    <w:p w14:paraId="47B94945">
      <w:pPr>
        <w:ind w:firstLine="420" w:firstLineChars="200"/>
        <w:rPr>
          <w:rFonts w:hint="eastAsia" w:cstheme="minorBidi"/>
          <w:kern w:val="2"/>
          <w:sz w:val="21"/>
          <w:szCs w:val="24"/>
          <w:lang w:val="en-US" w:eastAsia="zh-CN" w:bidi="ar-SA"/>
        </w:rPr>
      </w:pPr>
    </w:p>
    <w:p w14:paraId="764F2EC9">
      <w:pPr>
        <w:ind w:firstLine="420" w:firstLineChars="200"/>
        <w:rPr>
          <w:rFonts w:hint="eastAsia" w:cstheme="minorBidi"/>
          <w:kern w:val="2"/>
          <w:sz w:val="21"/>
          <w:szCs w:val="24"/>
          <w:lang w:val="en-US" w:eastAsia="zh-CN" w:bidi="ar-SA"/>
        </w:rPr>
      </w:pPr>
    </w:p>
    <w:p w14:paraId="1FBDA52B">
      <w:pPr>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721100" cy="5854700"/>
            <wp:effectExtent l="0" t="0" r="0" b="0"/>
            <wp:docPr id="5" name="图片 5" descr="cf728c2cfc0b4f1e6a4f7a5695ba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f728c2cfc0b4f1e6a4f7a5695ba5f1"/>
                    <pic:cNvPicPr>
                      <a:picLocks noChangeAspect="1"/>
                    </pic:cNvPicPr>
                  </pic:nvPicPr>
                  <pic:blipFill>
                    <a:blip r:embed="rId22"/>
                    <a:stretch>
                      <a:fillRect/>
                    </a:stretch>
                  </pic:blipFill>
                  <pic:spPr>
                    <a:xfrm>
                      <a:off x="0" y="0"/>
                      <a:ext cx="3721100" cy="5854700"/>
                    </a:xfrm>
                    <a:prstGeom prst="rect">
                      <a:avLst/>
                    </a:prstGeom>
                  </pic:spPr>
                </pic:pic>
              </a:graphicData>
            </a:graphic>
          </wp:inline>
        </w:drawing>
      </w:r>
    </w:p>
    <w:p w14:paraId="47BE4910">
      <w:pPr>
        <w:ind w:firstLine="420" w:firstLineChars="200"/>
        <w:rPr>
          <w:rFonts w:hint="default" w:cstheme="minorBidi"/>
          <w:kern w:val="2"/>
          <w:sz w:val="21"/>
          <w:szCs w:val="24"/>
          <w:lang w:val="en-US" w:eastAsia="zh-CN" w:bidi="ar-SA"/>
        </w:rPr>
      </w:pPr>
      <w:r>
        <w:rPr>
          <w:rFonts w:hint="eastAsia" w:cstheme="minorBidi"/>
          <w:kern w:val="2"/>
          <w:sz w:val="21"/>
          <w:szCs w:val="24"/>
          <w:lang w:val="en-US" w:eastAsia="zh-CN" w:bidi="ar-SA"/>
        </w:rPr>
        <w:t>平台人员通过登录进入数据可视化系统，读取数据分析结果，选择为展示类型，共五种分别为小说排行榜、小说分类分布、评论情感分析、小说热度趋势、小说关键词词云，将这五种类型生成可视化图表，展示分析结果，结束。</w:t>
      </w:r>
    </w:p>
    <w:p w14:paraId="64D47046">
      <w:pPr>
        <w:rPr>
          <w:lang w:val="zh-CN"/>
        </w:rPr>
      </w:pPr>
    </w:p>
    <w:p w14:paraId="28EA661F">
      <w:pPr>
        <w:jc w:val="center"/>
      </w:pPr>
      <w:r>
        <w:drawing>
          <wp:inline distT="0" distB="0" distL="114300" distR="114300">
            <wp:extent cx="3016250" cy="6159500"/>
            <wp:effectExtent l="0" t="0" r="635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20"/>
                    <a:stretch>
                      <a:fillRect/>
                    </a:stretch>
                  </pic:blipFill>
                  <pic:spPr>
                    <a:xfrm>
                      <a:off x="0" y="0"/>
                      <a:ext cx="3016250" cy="6159500"/>
                    </a:xfrm>
                    <a:prstGeom prst="rect">
                      <a:avLst/>
                    </a:prstGeom>
                    <a:noFill/>
                    <a:ln>
                      <a:noFill/>
                    </a:ln>
                  </pic:spPr>
                </pic:pic>
              </a:graphicData>
            </a:graphic>
          </wp:inline>
        </w:drawing>
      </w:r>
    </w:p>
    <w:p w14:paraId="774CC191">
      <w:pPr>
        <w:ind w:firstLine="400" w:firstLineChars="200"/>
        <w:rPr>
          <w:rFonts w:hint="eastAsia"/>
          <w:lang w:val="en-US" w:eastAsia="zh-CN"/>
        </w:rPr>
      </w:pPr>
      <w:r>
        <w:rPr>
          <w:rFonts w:hint="eastAsia"/>
          <w:lang w:val="en-US" w:eastAsia="zh-CN"/>
        </w:rPr>
        <w:t>平台人员登录进入平台，进入推荐系统模块，读取近期小说数据，根据数据计算小说热度指数，根据热度指数，生成热门小说推荐列表。通过判断用户当前查看小说类别和小说间的相似度，为用户生成相似小说推荐结果，最后传递至可视化系统，结束。</w:t>
      </w:r>
    </w:p>
    <w:p w14:paraId="32B2CA64">
      <w:pPr>
        <w:ind w:firstLine="400" w:firstLineChars="200"/>
        <w:rPr>
          <w:rFonts w:hint="eastAsia"/>
          <w:lang w:val="en-US" w:eastAsia="zh-CN"/>
        </w:rPr>
      </w:pPr>
    </w:p>
    <w:p w14:paraId="76E84D19">
      <w:pPr>
        <w:ind w:firstLine="400" w:firstLineChars="200"/>
        <w:rPr>
          <w:rFonts w:hint="eastAsia"/>
          <w:lang w:val="en-US" w:eastAsia="zh-CN"/>
        </w:rPr>
      </w:pPr>
    </w:p>
    <w:p w14:paraId="3528D06F">
      <w:pPr>
        <w:ind w:firstLine="400" w:firstLineChars="200"/>
        <w:rPr>
          <w:rFonts w:hint="eastAsia"/>
          <w:lang w:val="en-US" w:eastAsia="zh-CN"/>
        </w:rPr>
      </w:pPr>
    </w:p>
    <w:p w14:paraId="55318241">
      <w:pPr>
        <w:ind w:firstLine="400" w:firstLineChars="200"/>
        <w:rPr>
          <w:rFonts w:hint="eastAsia"/>
          <w:lang w:val="en-US" w:eastAsia="zh-CN"/>
        </w:rPr>
      </w:pPr>
    </w:p>
    <w:p w14:paraId="06B6B7C1">
      <w:pPr>
        <w:ind w:firstLine="400" w:firstLineChars="200"/>
        <w:rPr>
          <w:rFonts w:hint="eastAsia"/>
          <w:lang w:val="en-US" w:eastAsia="zh-CN"/>
        </w:rPr>
      </w:pPr>
    </w:p>
    <w:p w14:paraId="2308E530">
      <w:pPr>
        <w:ind w:firstLine="400" w:firstLineChars="200"/>
        <w:rPr>
          <w:rFonts w:hint="eastAsia"/>
          <w:lang w:val="en-US" w:eastAsia="zh-CN"/>
        </w:rPr>
      </w:pPr>
    </w:p>
    <w:p w14:paraId="1EF88B99">
      <w:pPr>
        <w:ind w:firstLine="400" w:firstLineChars="200"/>
        <w:rPr>
          <w:rFonts w:hint="eastAsia"/>
          <w:lang w:val="en-US" w:eastAsia="zh-CN"/>
        </w:rPr>
      </w:pPr>
    </w:p>
    <w:p w14:paraId="22F39D6F">
      <w:pPr>
        <w:ind w:firstLine="400" w:firstLineChars="200"/>
        <w:rPr>
          <w:rFonts w:hint="eastAsia"/>
          <w:lang w:val="en-US" w:eastAsia="zh-CN"/>
        </w:rPr>
      </w:pPr>
    </w:p>
    <w:p w14:paraId="77ED444E">
      <w:pPr>
        <w:ind w:firstLine="400" w:firstLineChars="200"/>
        <w:rPr>
          <w:rFonts w:hint="eastAsia"/>
          <w:lang w:val="en-US" w:eastAsia="zh-CN"/>
        </w:rPr>
      </w:pPr>
    </w:p>
    <w:p w14:paraId="20810F87">
      <w:pPr>
        <w:ind w:firstLine="400" w:firstLineChars="200"/>
        <w:jc w:val="center"/>
        <w:rPr>
          <w:rFonts w:hint="default"/>
          <w:lang w:val="en-US" w:eastAsia="zh-CN"/>
        </w:rPr>
      </w:pPr>
      <w:r>
        <w:drawing>
          <wp:inline distT="0" distB="0" distL="114300" distR="114300">
            <wp:extent cx="3054350" cy="6065520"/>
            <wp:effectExtent l="0" t="0" r="6350" b="508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21"/>
                    <a:stretch>
                      <a:fillRect/>
                    </a:stretch>
                  </pic:blipFill>
                  <pic:spPr>
                    <a:xfrm>
                      <a:off x="0" y="0"/>
                      <a:ext cx="3054350" cy="6065520"/>
                    </a:xfrm>
                    <a:prstGeom prst="rect">
                      <a:avLst/>
                    </a:prstGeom>
                    <a:noFill/>
                    <a:ln>
                      <a:noFill/>
                    </a:ln>
                  </pic:spPr>
                </pic:pic>
              </a:graphicData>
            </a:graphic>
          </wp:inline>
        </w:drawing>
      </w:r>
    </w:p>
    <w:p w14:paraId="574124DB">
      <w:pPr>
        <w:ind w:firstLine="420" w:firstLineChars="200"/>
        <w:rPr>
          <w:rFonts w:hint="eastAsia" w:cstheme="minorBidi"/>
          <w:kern w:val="2"/>
          <w:sz w:val="21"/>
          <w:szCs w:val="24"/>
          <w:lang w:val="en-US" w:eastAsia="zh-CN" w:bidi="ar-SA"/>
        </w:rPr>
      </w:pPr>
      <w:r>
        <w:rPr>
          <w:rFonts w:hint="eastAsia" w:cstheme="minorBidi"/>
          <w:kern w:val="2"/>
          <w:sz w:val="21"/>
          <w:szCs w:val="24"/>
          <w:lang w:val="en-US" w:eastAsia="zh-CN" w:bidi="ar-SA"/>
        </w:rPr>
        <w:t>平台人员登录进入平台，进入市场趋势分析模块，读取历史小说数据，按照时间维度整理各小说的数据，通过这些数据，统计小说类型数量变化，分析小说热度变化趋势，在各个时间段小说最火时期，提取该小说热门关键词，统计热门关键词随时间变化趋势，生成市场趋势分析结果，将数据和结果存入趋势分析数据库，传递至可视化系统，结束。</w:t>
      </w:r>
    </w:p>
    <w:p w14:paraId="66EDC1AF">
      <w:pPr>
        <w:rPr>
          <w:rFonts w:hint="eastAsia" w:cstheme="minorBidi"/>
          <w:kern w:val="2"/>
          <w:sz w:val="21"/>
          <w:szCs w:val="24"/>
          <w:lang w:val="en-US" w:eastAsia="zh-CN" w:bidi="ar-SA"/>
        </w:rPr>
      </w:pPr>
    </w:p>
    <w:p w14:paraId="7603A687">
      <w:pPr>
        <w:rPr>
          <w:rFonts w:hint="eastAsia" w:cstheme="minorBidi"/>
          <w:kern w:val="2"/>
          <w:sz w:val="21"/>
          <w:szCs w:val="24"/>
          <w:lang w:val="en-US" w:eastAsia="zh-CN" w:bidi="ar-SA"/>
        </w:rPr>
      </w:pPr>
    </w:p>
    <w:p w14:paraId="56FB0DD0">
      <w:pPr>
        <w:rPr>
          <w:rFonts w:hint="eastAsia" w:cstheme="minorBidi"/>
          <w:kern w:val="2"/>
          <w:sz w:val="21"/>
          <w:szCs w:val="24"/>
          <w:lang w:val="en-US" w:eastAsia="zh-CN" w:bidi="ar-SA"/>
        </w:rPr>
      </w:pPr>
    </w:p>
    <w:p w14:paraId="5671F442">
      <w:pPr>
        <w:rPr>
          <w:rFonts w:hint="eastAsia" w:cstheme="minorBidi"/>
          <w:kern w:val="2"/>
          <w:sz w:val="21"/>
          <w:szCs w:val="24"/>
          <w:lang w:val="en-US" w:eastAsia="zh-CN" w:bidi="ar-SA"/>
        </w:rPr>
      </w:pPr>
    </w:p>
    <w:p w14:paraId="696E203C">
      <w:pPr>
        <w:rPr>
          <w:rFonts w:hint="eastAsia" w:cstheme="minorBidi"/>
          <w:kern w:val="2"/>
          <w:sz w:val="21"/>
          <w:szCs w:val="24"/>
          <w:lang w:val="en-US" w:eastAsia="zh-CN" w:bidi="ar-SA"/>
        </w:rPr>
      </w:pPr>
    </w:p>
    <w:p w14:paraId="41ACBB10">
      <w:pPr>
        <w:rPr>
          <w:rFonts w:hint="eastAsia" w:cstheme="minorBidi"/>
          <w:kern w:val="2"/>
          <w:sz w:val="21"/>
          <w:szCs w:val="24"/>
          <w:lang w:val="en-US" w:eastAsia="zh-CN" w:bidi="ar-SA"/>
        </w:rPr>
      </w:pPr>
    </w:p>
    <w:p w14:paraId="7D1E3577">
      <w:pPr>
        <w:rPr>
          <w:rFonts w:hint="eastAsia" w:cstheme="minorBidi"/>
          <w:kern w:val="2"/>
          <w:sz w:val="21"/>
          <w:szCs w:val="24"/>
          <w:lang w:val="en-US" w:eastAsia="zh-CN" w:bidi="ar-SA"/>
        </w:rPr>
      </w:pPr>
    </w:p>
    <w:p w14:paraId="4B42CBB5">
      <w:pPr>
        <w:rPr>
          <w:rFonts w:hint="eastAsia" w:cstheme="minorBidi"/>
          <w:kern w:val="2"/>
          <w:sz w:val="21"/>
          <w:szCs w:val="24"/>
          <w:lang w:val="en-US" w:eastAsia="zh-CN" w:bidi="ar-SA"/>
        </w:rPr>
      </w:pPr>
    </w:p>
    <w:p w14:paraId="2DB0469A">
      <w:pPr>
        <w:ind w:firstLine="420" w:firstLineChars="200"/>
        <w:rPr>
          <w:rFonts w:hint="eastAsia" w:cstheme="minorBidi"/>
          <w:kern w:val="2"/>
          <w:sz w:val="21"/>
          <w:szCs w:val="24"/>
          <w:lang w:val="en-US" w:eastAsia="zh-CN" w:bidi="ar-SA"/>
        </w:rPr>
      </w:pPr>
    </w:p>
    <w:p w14:paraId="781C277F">
      <w:pPr>
        <w:rPr>
          <w:rFonts w:hint="eastAsia"/>
          <w:lang w:val="en-US" w:eastAsia="zh-CN"/>
        </w:rPr>
      </w:pPr>
      <w:r>
        <w:rPr>
          <w:rFonts w:hint="eastAsia"/>
          <w:lang w:val="en-US" w:eastAsia="zh-CN"/>
        </w:rPr>
        <w:t>数据分析系统用例图如下</w:t>
      </w:r>
    </w:p>
    <w:p w14:paraId="6B95F662">
      <w:pPr>
        <w:rPr>
          <w:rFonts w:hint="default"/>
          <w:lang w:val="en-US" w:eastAsia="zh-CN"/>
        </w:rPr>
      </w:pPr>
      <w:r>
        <w:rPr>
          <w:rFonts w:hint="default"/>
          <w:lang w:val="en-US" w:eastAsia="zh-CN"/>
        </w:rPr>
        <w:drawing>
          <wp:inline distT="0" distB="0" distL="114300" distR="114300">
            <wp:extent cx="5270500" cy="2392680"/>
            <wp:effectExtent l="0" t="0" r="0" b="7620"/>
            <wp:docPr id="43" name="图片 43" descr="3194809345757bae3cbd9edb87a4d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194809345757bae3cbd9edb87a4d4ff"/>
                    <pic:cNvPicPr>
                      <a:picLocks noChangeAspect="1"/>
                    </pic:cNvPicPr>
                  </pic:nvPicPr>
                  <pic:blipFill>
                    <a:blip r:embed="rId23"/>
                    <a:stretch>
                      <a:fillRect/>
                    </a:stretch>
                  </pic:blipFill>
                  <pic:spPr>
                    <a:xfrm>
                      <a:off x="0" y="0"/>
                      <a:ext cx="5270500" cy="2392680"/>
                    </a:xfrm>
                    <a:prstGeom prst="rect">
                      <a:avLst/>
                    </a:prstGeom>
                  </pic:spPr>
                </pic:pic>
              </a:graphicData>
            </a:graphic>
          </wp:inline>
        </w:drawing>
      </w:r>
    </w:p>
    <w:p w14:paraId="60B58085">
      <w:pPr>
        <w:rPr>
          <w:rFonts w:hint="eastAsia" w:cstheme="minorBidi"/>
          <w:kern w:val="2"/>
          <w:sz w:val="21"/>
          <w:szCs w:val="24"/>
          <w:lang w:val="en-US" w:eastAsia="zh-CN" w:bidi="ar-SA"/>
        </w:rPr>
      </w:pPr>
    </w:p>
    <w:p w14:paraId="24A8422D">
      <w:pPr>
        <w:jc w:val="both"/>
        <w:rPr>
          <w:rFonts w:hint="default" w:cstheme="minorBidi"/>
          <w:kern w:val="2"/>
          <w:sz w:val="21"/>
          <w:szCs w:val="24"/>
          <w:lang w:val="en-US" w:eastAsia="zh-CN" w:bidi="ar-SA"/>
        </w:rPr>
      </w:pPr>
    </w:p>
    <w:p w14:paraId="5B720FD4">
      <w:pPr>
        <w:pStyle w:val="4"/>
        <w:numPr>
          <w:numId w:val="0"/>
        </w:numPr>
        <w:ind w:leftChars="0"/>
        <w:rPr>
          <w:rFonts w:hint="default" w:eastAsia="宋体"/>
          <w:lang w:val="en-US" w:eastAsia="zh-CN"/>
        </w:rPr>
      </w:pPr>
      <w:r>
        <w:rPr>
          <w:rFonts w:hint="eastAsia"/>
          <w:lang w:val="en-US" w:eastAsia="zh-CN"/>
        </w:rPr>
        <w:t>3.3 数据可视化展示系统</w:t>
      </w:r>
    </w:p>
    <w:p w14:paraId="1CD8998C">
      <w:pPr>
        <w:jc w:val="both"/>
        <w:rPr>
          <w:rFonts w:hint="default" w:cstheme="minorBidi"/>
          <w:kern w:val="2"/>
          <w:sz w:val="21"/>
          <w:szCs w:val="24"/>
          <w:lang w:val="en-US" w:eastAsia="zh-CN" w:bidi="ar-SA"/>
        </w:rPr>
      </w:pPr>
    </w:p>
    <w:p w14:paraId="5367A950">
      <w:pPr>
        <w:jc w:val="center"/>
        <w:rPr>
          <w:rFonts w:hint="default" w:cstheme="minorBidi"/>
          <w:kern w:val="2"/>
          <w:sz w:val="21"/>
          <w:szCs w:val="24"/>
          <w:lang w:val="en-US" w:eastAsia="zh-CN" w:bidi="ar-SA"/>
        </w:rPr>
      </w:pPr>
    </w:p>
    <w:p w14:paraId="5C42510B">
      <w:pPr>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721100" cy="4876800"/>
            <wp:effectExtent l="0" t="0" r="0" b="0"/>
            <wp:docPr id="42" name="图片 42" descr="cf728c2cfc0b4f1e6a4f7a5695ba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f728c2cfc0b4f1e6a4f7a5695ba5f1"/>
                    <pic:cNvPicPr>
                      <a:picLocks noChangeAspect="1"/>
                    </pic:cNvPicPr>
                  </pic:nvPicPr>
                  <pic:blipFill>
                    <a:blip r:embed="rId22"/>
                    <a:stretch>
                      <a:fillRect/>
                    </a:stretch>
                  </pic:blipFill>
                  <pic:spPr>
                    <a:xfrm>
                      <a:off x="0" y="0"/>
                      <a:ext cx="3721100" cy="4876800"/>
                    </a:xfrm>
                    <a:prstGeom prst="rect">
                      <a:avLst/>
                    </a:prstGeom>
                  </pic:spPr>
                </pic:pic>
              </a:graphicData>
            </a:graphic>
          </wp:inline>
        </w:drawing>
      </w:r>
    </w:p>
    <w:p w14:paraId="55F4D501">
      <w:pPr>
        <w:ind w:firstLine="420" w:firstLineChars="200"/>
        <w:rPr>
          <w:lang w:val="zh-CN"/>
        </w:rPr>
      </w:pPr>
      <w:r>
        <w:rPr>
          <w:rFonts w:hint="eastAsia" w:cstheme="minorBidi"/>
          <w:kern w:val="2"/>
          <w:sz w:val="21"/>
          <w:szCs w:val="24"/>
          <w:lang w:val="en-US" w:eastAsia="zh-CN" w:bidi="ar-SA"/>
        </w:rPr>
        <w:t>平台人员通过登录进入数据可视化系统，读取数据分析结果，选择为展示类型，共五种分别为小说排行榜、小说分类分布、评论情感分析、小说热度趋势、小说关键词词云，将这五种类型生成可视化图表，展示分析结果，结束。</w:t>
      </w:r>
    </w:p>
    <w:p w14:paraId="2D4755E2">
      <w:pPr>
        <w:rPr>
          <w:lang w:val="zh-CN"/>
        </w:rPr>
      </w:pPr>
    </w:p>
    <w:p w14:paraId="4D6811FF">
      <w:pPr>
        <w:rPr>
          <w:lang w:val="zh-CN"/>
        </w:rPr>
      </w:pPr>
    </w:p>
    <w:p w14:paraId="54EA0326">
      <w:pPr>
        <w:rPr>
          <w:lang w:val="zh-CN"/>
        </w:rPr>
      </w:pPr>
    </w:p>
    <w:p w14:paraId="21D7E763">
      <w:pPr>
        <w:ind w:firstLine="400"/>
      </w:pPr>
      <w:r>
        <w:rPr>
          <w:rFonts w:hint="eastAsia"/>
          <w:lang w:val="en-US" w:eastAsia="zh-CN"/>
        </w:rPr>
        <w:t>实验室</w:t>
      </w:r>
      <w:r>
        <w:rPr>
          <w:rFonts w:hint="eastAsia"/>
        </w:rPr>
        <w:t>管理包括</w:t>
      </w:r>
      <w:r>
        <w:rPr>
          <w:rFonts w:hint="eastAsia"/>
          <w:lang w:val="en-US" w:eastAsia="zh-CN"/>
        </w:rPr>
        <w:t>新增实验室</w:t>
      </w:r>
      <w:r>
        <w:rPr>
          <w:rFonts w:hint="eastAsia"/>
        </w:rPr>
        <w:t>、</w:t>
      </w:r>
      <w:r>
        <w:rPr>
          <w:rFonts w:hint="eastAsia"/>
          <w:lang w:val="en-US" w:eastAsia="zh-CN"/>
        </w:rPr>
        <w:t>编辑实验室信息</w:t>
      </w:r>
      <w:r>
        <w:rPr>
          <w:rFonts w:hint="eastAsia"/>
        </w:rPr>
        <w:t>、删除</w:t>
      </w:r>
      <w:r>
        <w:rPr>
          <w:rFonts w:hint="eastAsia"/>
          <w:lang w:val="en-US" w:eastAsia="zh-CN"/>
        </w:rPr>
        <w:t>实验室</w:t>
      </w:r>
      <w:r>
        <w:rPr>
          <w:rFonts w:hint="eastAsia"/>
        </w:rPr>
        <w:t>、查看</w:t>
      </w:r>
      <w:r>
        <w:rPr>
          <w:rFonts w:hint="eastAsia"/>
          <w:lang w:val="en-US" w:eastAsia="zh-CN"/>
        </w:rPr>
        <w:t>实验室详情</w:t>
      </w:r>
      <w:r>
        <w:rPr>
          <w:rFonts w:hint="eastAsia"/>
        </w:rPr>
        <w:t>、</w:t>
      </w:r>
      <w:r>
        <w:rPr>
          <w:rFonts w:hint="eastAsia"/>
          <w:lang w:val="en-US" w:eastAsia="zh-CN"/>
        </w:rPr>
        <w:t>导出 Excel、多条件查询</w:t>
      </w:r>
      <w:r>
        <w:rPr>
          <w:rFonts w:hint="eastAsia"/>
        </w:rPr>
        <w:t>等操作。</w:t>
      </w:r>
    </w:p>
    <w:p w14:paraId="63797F40">
      <w:pPr>
        <w:ind w:firstLine="400"/>
      </w:pPr>
      <w:r>
        <w:rPr>
          <w:rFonts w:hint="eastAsia"/>
        </w:rPr>
        <w:t>1、</w:t>
      </w:r>
      <w:r>
        <w:rPr>
          <w:rFonts w:hint="eastAsia"/>
          <w:lang w:val="en-US" w:eastAsia="zh-CN"/>
        </w:rPr>
        <w:t>新增实验室</w:t>
      </w:r>
      <w:r>
        <w:rPr>
          <w:rFonts w:hint="eastAsia"/>
        </w:rPr>
        <w:t>用于</w:t>
      </w:r>
      <w:r>
        <w:rPr>
          <w:rFonts w:hint="eastAsia"/>
          <w:lang w:val="en-US" w:eastAsia="zh-CN"/>
        </w:rPr>
        <w:t>平台操作人员根据高校新增的实验室及设备信息，通过新增入口录入实验室数据，</w:t>
      </w:r>
      <w:r>
        <w:rPr>
          <w:rFonts w:hint="eastAsia"/>
        </w:rPr>
        <w:t>其整个操作流程如下：</w:t>
      </w:r>
    </w:p>
    <w:p w14:paraId="0FCBEA2A">
      <w:pPr>
        <w:ind w:firstLine="400"/>
        <w:jc w:val="center"/>
        <w:rPr>
          <w:rFonts w:hint="eastAsia" w:eastAsia="宋体"/>
          <w:lang w:eastAsia="zh-CN"/>
        </w:rPr>
      </w:pPr>
      <w:r>
        <w:rPr>
          <w:rFonts w:hint="eastAsia" w:eastAsia="宋体"/>
          <w:lang w:eastAsia="zh-CN"/>
        </w:rPr>
        <w:drawing>
          <wp:inline distT="0" distB="0" distL="114300" distR="114300">
            <wp:extent cx="1249045" cy="4530090"/>
            <wp:effectExtent l="0" t="0" r="0" b="0"/>
            <wp:docPr id="12" name="图片 5" descr="实验室管理流程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实验室管理流程图 (1)"/>
                    <pic:cNvPicPr>
                      <a:picLocks noChangeAspect="1"/>
                    </pic:cNvPicPr>
                  </pic:nvPicPr>
                  <pic:blipFill>
                    <a:blip r:embed="rId24"/>
                    <a:stretch>
                      <a:fillRect/>
                    </a:stretch>
                  </pic:blipFill>
                  <pic:spPr>
                    <a:xfrm>
                      <a:off x="0" y="0"/>
                      <a:ext cx="1249045" cy="4530090"/>
                    </a:xfrm>
                    <a:prstGeom prst="rect">
                      <a:avLst/>
                    </a:prstGeom>
                    <a:noFill/>
                    <a:ln>
                      <a:noFill/>
                    </a:ln>
                  </pic:spPr>
                </pic:pic>
              </a:graphicData>
            </a:graphic>
          </wp:inline>
        </w:drawing>
      </w:r>
    </w:p>
    <w:p w14:paraId="70C80374">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数据管理平台，进入实验室管理菜单，点击新增按钮，进入新增页面</w:t>
      </w:r>
      <w:r>
        <w:rPr>
          <w:rFonts w:hint="eastAsia"/>
        </w:rPr>
        <w:t>，填写相关必要信息后，保存至数据库，整个流程结束。</w:t>
      </w:r>
    </w:p>
    <w:p w14:paraId="2986EE5A">
      <w:pPr>
        <w:ind w:firstLine="420"/>
      </w:pPr>
      <w:r>
        <w:rPr>
          <w:rFonts w:hint="eastAsia"/>
        </w:rPr>
        <w:t>2、</w:t>
      </w:r>
      <w:r>
        <w:rPr>
          <w:rFonts w:hint="eastAsia"/>
          <w:lang w:val="en-US" w:eastAsia="zh-CN"/>
        </w:rPr>
        <w:t>编辑实验室信息</w:t>
      </w:r>
      <w:r>
        <w:rPr>
          <w:rFonts w:hint="eastAsia"/>
        </w:rPr>
        <w:t>用于</w:t>
      </w:r>
      <w:r>
        <w:rPr>
          <w:rFonts w:hint="eastAsia"/>
          <w:lang w:val="en-US" w:eastAsia="zh-CN"/>
        </w:rPr>
        <w:t>平台操作人员</w:t>
      </w:r>
      <w:r>
        <w:rPr>
          <w:rFonts w:hint="eastAsia"/>
        </w:rPr>
        <w:t>在</w:t>
      </w:r>
      <w:r>
        <w:rPr>
          <w:rFonts w:hint="eastAsia"/>
          <w:lang w:val="en-US" w:eastAsia="zh-CN"/>
        </w:rPr>
        <w:t>添加实验室信息</w:t>
      </w:r>
      <w:r>
        <w:rPr>
          <w:rFonts w:hint="eastAsia"/>
        </w:rPr>
        <w:t>后，在有必要对</w:t>
      </w:r>
      <w:r>
        <w:rPr>
          <w:rFonts w:hint="eastAsia"/>
          <w:lang w:val="en-US" w:eastAsia="zh-CN"/>
        </w:rPr>
        <w:t>实验室</w:t>
      </w:r>
      <w:r>
        <w:rPr>
          <w:rFonts w:hint="eastAsia"/>
        </w:rPr>
        <w:t>信息进行修改时所做的操作，其整个操作流程如下：</w:t>
      </w:r>
    </w:p>
    <w:p w14:paraId="677452EF">
      <w:pPr>
        <w:ind w:firstLine="420"/>
        <w:jc w:val="center"/>
        <w:rPr>
          <w:rFonts w:hint="eastAsia" w:eastAsia="宋体"/>
          <w:lang w:eastAsia="zh-CN"/>
        </w:rPr>
      </w:pPr>
      <w:r>
        <w:rPr>
          <w:rFonts w:hint="eastAsia" w:eastAsia="宋体"/>
          <w:lang w:eastAsia="zh-CN"/>
        </w:rPr>
        <w:drawing>
          <wp:inline distT="0" distB="0" distL="114300" distR="114300">
            <wp:extent cx="1288415" cy="4846320"/>
            <wp:effectExtent l="0" t="0" r="0" b="0"/>
            <wp:docPr id="15" name="图片 6" descr="实验室管理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实验室管理流程图 (3)"/>
                    <pic:cNvPicPr>
                      <a:picLocks noChangeAspect="1"/>
                    </pic:cNvPicPr>
                  </pic:nvPicPr>
                  <pic:blipFill>
                    <a:blip r:embed="rId25"/>
                    <a:stretch>
                      <a:fillRect/>
                    </a:stretch>
                  </pic:blipFill>
                  <pic:spPr>
                    <a:xfrm>
                      <a:off x="0" y="0"/>
                      <a:ext cx="1288415" cy="4846320"/>
                    </a:xfrm>
                    <a:prstGeom prst="rect">
                      <a:avLst/>
                    </a:prstGeom>
                    <a:noFill/>
                    <a:ln>
                      <a:noFill/>
                    </a:ln>
                  </pic:spPr>
                </pic:pic>
              </a:graphicData>
            </a:graphic>
          </wp:inline>
        </w:drawing>
      </w:r>
    </w:p>
    <w:p w14:paraId="4678239D">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数据管理平台，进入实验室管理菜单，点击需要修改的对应实验室信息右侧的编辑按钮，进入修改页面</w:t>
      </w:r>
      <w:r>
        <w:rPr>
          <w:rFonts w:hint="eastAsia"/>
        </w:rPr>
        <w:t>，填写</w:t>
      </w:r>
      <w:r>
        <w:rPr>
          <w:rFonts w:hint="eastAsia"/>
          <w:lang w:val="en-US" w:eastAsia="zh-CN"/>
        </w:rPr>
        <w:t>需要订正的实验室信息</w:t>
      </w:r>
      <w:r>
        <w:rPr>
          <w:rFonts w:hint="eastAsia"/>
        </w:rPr>
        <w:t>后，保存至数据库，整个流程结束。</w:t>
      </w:r>
    </w:p>
    <w:p w14:paraId="4F0B628C">
      <w:pPr>
        <w:ind w:firstLine="420"/>
      </w:pPr>
      <w:r>
        <w:rPr>
          <w:rFonts w:hint="eastAsia"/>
        </w:rPr>
        <w:t>3、删除</w:t>
      </w:r>
      <w:r>
        <w:rPr>
          <w:rFonts w:hint="eastAsia"/>
          <w:lang w:val="en-US" w:eastAsia="zh-CN"/>
        </w:rPr>
        <w:t>实验室</w:t>
      </w:r>
      <w:r>
        <w:rPr>
          <w:rFonts w:hint="eastAsia"/>
        </w:rPr>
        <w:t>用于</w:t>
      </w:r>
      <w:r>
        <w:rPr>
          <w:rFonts w:hint="eastAsia"/>
          <w:lang w:eastAsia="zh-CN"/>
        </w:rPr>
        <w:t>平台操作人员</w:t>
      </w:r>
      <w:r>
        <w:rPr>
          <w:rFonts w:hint="eastAsia"/>
        </w:rPr>
        <w:t>在</w:t>
      </w:r>
      <w:r>
        <w:rPr>
          <w:rFonts w:hint="eastAsia"/>
          <w:lang w:val="en-US" w:eastAsia="zh-CN"/>
        </w:rPr>
        <w:t>实验室信息无效后，相关</w:t>
      </w:r>
      <w:r>
        <w:rPr>
          <w:rFonts w:hint="eastAsia"/>
        </w:rPr>
        <w:t>信息已经没有意义的情况下，对该</w:t>
      </w:r>
      <w:r>
        <w:rPr>
          <w:rFonts w:hint="eastAsia"/>
          <w:lang w:val="en-US" w:eastAsia="zh-CN"/>
        </w:rPr>
        <w:t>实验室</w:t>
      </w:r>
      <w:r>
        <w:rPr>
          <w:rFonts w:hint="eastAsia"/>
        </w:rPr>
        <w:t>信息进行删除的操作，整个操作流程如下：</w:t>
      </w:r>
    </w:p>
    <w:p w14:paraId="2F15652E">
      <w:pPr>
        <w:ind w:firstLine="420"/>
        <w:jc w:val="center"/>
        <w:rPr>
          <w:rFonts w:hint="eastAsia" w:eastAsia="宋体"/>
          <w:lang w:eastAsia="zh-CN"/>
        </w:rPr>
      </w:pPr>
      <w:r>
        <w:rPr>
          <w:rFonts w:hint="eastAsia" w:eastAsia="宋体"/>
          <w:lang w:eastAsia="zh-CN"/>
        </w:rPr>
        <w:drawing>
          <wp:inline distT="0" distB="0" distL="114300" distR="114300">
            <wp:extent cx="1646555" cy="5310505"/>
            <wp:effectExtent l="0" t="0" r="0" b="0"/>
            <wp:docPr id="4" name="图片 7" descr="实验室管理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实验室管理流程图 (4)"/>
                    <pic:cNvPicPr>
                      <a:picLocks noChangeAspect="1"/>
                    </pic:cNvPicPr>
                  </pic:nvPicPr>
                  <pic:blipFill>
                    <a:blip r:embed="rId26"/>
                    <a:stretch>
                      <a:fillRect/>
                    </a:stretch>
                  </pic:blipFill>
                  <pic:spPr>
                    <a:xfrm>
                      <a:off x="0" y="0"/>
                      <a:ext cx="1646555" cy="5310505"/>
                    </a:xfrm>
                    <a:prstGeom prst="rect">
                      <a:avLst/>
                    </a:prstGeom>
                    <a:noFill/>
                    <a:ln>
                      <a:noFill/>
                    </a:ln>
                  </pic:spPr>
                </pic:pic>
              </a:graphicData>
            </a:graphic>
          </wp:inline>
        </w:drawing>
      </w:r>
    </w:p>
    <w:p w14:paraId="758BC2BB">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数据管理平台，进入实验室管理菜单，点击需要删除的对应实验室信息右侧的删除按钮，弹出“是否确认删除实验室”提示框，在点击确认后，执行删除操作提交并持久化，</w:t>
      </w:r>
      <w:r>
        <w:rPr>
          <w:rFonts w:hint="eastAsia"/>
        </w:rPr>
        <w:t>保存至数据库，整个流程结束。</w:t>
      </w:r>
    </w:p>
    <w:p w14:paraId="2BA81243">
      <w:pPr>
        <w:ind w:firstLine="420"/>
      </w:pPr>
      <w:r>
        <w:rPr>
          <w:rFonts w:hint="eastAsia"/>
        </w:rPr>
        <w:t>4</w:t>
      </w:r>
      <w:r>
        <w:rPr>
          <w:rFonts w:hint="eastAsia"/>
          <w:lang w:eastAsia="zh-CN"/>
        </w:rPr>
        <w:t>、</w:t>
      </w:r>
      <w:r>
        <w:rPr>
          <w:rFonts w:hint="eastAsia"/>
        </w:rPr>
        <w:t>查看</w:t>
      </w:r>
      <w:r>
        <w:rPr>
          <w:rFonts w:hint="eastAsia"/>
          <w:lang w:val="en-US" w:eastAsia="zh-CN"/>
        </w:rPr>
        <w:t>实验室详情</w:t>
      </w:r>
      <w:r>
        <w:rPr>
          <w:rFonts w:hint="eastAsia"/>
        </w:rPr>
        <w:t>用于</w:t>
      </w:r>
      <w:r>
        <w:rPr>
          <w:rFonts w:hint="eastAsia"/>
          <w:lang w:val="en-US" w:eastAsia="zh-CN"/>
        </w:rPr>
        <w:t>平台操作人员</w:t>
      </w:r>
      <w:r>
        <w:rPr>
          <w:rFonts w:hint="eastAsia"/>
        </w:rPr>
        <w:t>在</w:t>
      </w:r>
      <w:r>
        <w:rPr>
          <w:rFonts w:hint="eastAsia"/>
          <w:lang w:val="en-US" w:eastAsia="zh-CN"/>
        </w:rPr>
        <w:t>添加实验室信息</w:t>
      </w:r>
      <w:r>
        <w:rPr>
          <w:rFonts w:hint="eastAsia"/>
        </w:rPr>
        <w:t>后，查看</w:t>
      </w:r>
      <w:r>
        <w:rPr>
          <w:rFonts w:hint="eastAsia"/>
          <w:lang w:val="en-US" w:eastAsia="zh-CN"/>
        </w:rPr>
        <w:t>实验室具体信息</w:t>
      </w:r>
      <w:r>
        <w:rPr>
          <w:rFonts w:hint="eastAsia"/>
        </w:rPr>
        <w:t>的操作，其整个操作流程如下图所示：</w:t>
      </w:r>
    </w:p>
    <w:p w14:paraId="12981694">
      <w:pPr>
        <w:ind w:firstLine="420"/>
        <w:jc w:val="center"/>
        <w:rPr>
          <w:rFonts w:hint="eastAsia" w:eastAsia="宋体"/>
          <w:lang w:eastAsia="zh-CN"/>
        </w:rPr>
      </w:pPr>
      <w:r>
        <w:rPr>
          <w:rFonts w:hint="eastAsia" w:eastAsia="宋体"/>
          <w:lang w:eastAsia="zh-CN"/>
        </w:rPr>
        <w:drawing>
          <wp:inline distT="0" distB="0" distL="114300" distR="114300">
            <wp:extent cx="1235075" cy="3978910"/>
            <wp:effectExtent l="0" t="0" r="0" b="0"/>
            <wp:docPr id="6" name="图片 8" descr="实验室管理流程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实验室管理流程图 (5)"/>
                    <pic:cNvPicPr>
                      <a:picLocks noChangeAspect="1"/>
                    </pic:cNvPicPr>
                  </pic:nvPicPr>
                  <pic:blipFill>
                    <a:blip r:embed="rId27"/>
                    <a:stretch>
                      <a:fillRect/>
                    </a:stretch>
                  </pic:blipFill>
                  <pic:spPr>
                    <a:xfrm>
                      <a:off x="0" y="0"/>
                      <a:ext cx="1235075" cy="3978910"/>
                    </a:xfrm>
                    <a:prstGeom prst="rect">
                      <a:avLst/>
                    </a:prstGeom>
                    <a:noFill/>
                    <a:ln>
                      <a:noFill/>
                    </a:ln>
                  </pic:spPr>
                </pic:pic>
              </a:graphicData>
            </a:graphic>
          </wp:inline>
        </w:drawing>
      </w:r>
    </w:p>
    <w:p w14:paraId="3CC5278A">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数据管理平台，进入实验室管理菜单，点击需要查看详情的对应实验室信息右侧的详情按钮，跳转到实验室详情界面展示具体实验室数据</w:t>
      </w:r>
      <w:r>
        <w:rPr>
          <w:rFonts w:hint="eastAsia"/>
        </w:rPr>
        <w:t>，整个流程结束。</w:t>
      </w:r>
    </w:p>
    <w:p w14:paraId="1B2C8BD3">
      <w:pPr>
        <w:ind w:firstLine="420"/>
      </w:pPr>
      <w:r>
        <w:rPr>
          <w:rFonts w:hint="eastAsia"/>
        </w:rPr>
        <w:t>5</w:t>
      </w:r>
      <w:r>
        <w:rPr>
          <w:rFonts w:hint="eastAsia"/>
          <w:lang w:eastAsia="zh-CN"/>
        </w:rPr>
        <w:t>、</w:t>
      </w:r>
      <w:r>
        <w:rPr>
          <w:rFonts w:hint="eastAsia"/>
          <w:lang w:val="en-US" w:eastAsia="zh-CN"/>
        </w:rPr>
        <w:t>导出 Excel</w:t>
      </w:r>
      <w:r>
        <w:rPr>
          <w:rFonts w:hint="eastAsia"/>
        </w:rPr>
        <w:t>用于</w:t>
      </w:r>
      <w:r>
        <w:rPr>
          <w:rFonts w:hint="eastAsia"/>
          <w:lang w:eastAsia="zh-CN"/>
        </w:rPr>
        <w:t>平台操作人员</w:t>
      </w:r>
      <w:r>
        <w:rPr>
          <w:rFonts w:hint="eastAsia"/>
          <w:lang w:val="en-US" w:eastAsia="zh-CN"/>
        </w:rPr>
        <w:t>需要快速获取所有实验室数据时，可以将所有实验室数据批量导出到 Excel 并下载到本地</w:t>
      </w:r>
      <w:r>
        <w:rPr>
          <w:rFonts w:hint="eastAsia"/>
        </w:rPr>
        <w:t>，其整个操作流程如下图所示：</w:t>
      </w:r>
    </w:p>
    <w:p w14:paraId="3EB769D8">
      <w:pPr>
        <w:ind w:firstLine="420"/>
        <w:jc w:val="center"/>
        <w:rPr>
          <w:rFonts w:hint="eastAsia" w:eastAsia="宋体"/>
          <w:lang w:eastAsia="zh-CN"/>
        </w:rPr>
      </w:pPr>
      <w:r>
        <w:rPr>
          <w:rFonts w:hint="eastAsia" w:eastAsia="宋体"/>
          <w:lang w:eastAsia="zh-CN"/>
        </w:rPr>
        <w:drawing>
          <wp:inline distT="0" distB="0" distL="114300" distR="114300">
            <wp:extent cx="1289050" cy="4195445"/>
            <wp:effectExtent l="0" t="0" r="0" b="0"/>
            <wp:docPr id="3" name="图片 9" descr="实验室管理流程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实验室管理流程图 (6)"/>
                    <pic:cNvPicPr>
                      <a:picLocks noChangeAspect="1"/>
                    </pic:cNvPicPr>
                  </pic:nvPicPr>
                  <pic:blipFill>
                    <a:blip r:embed="rId28"/>
                    <a:stretch>
                      <a:fillRect/>
                    </a:stretch>
                  </pic:blipFill>
                  <pic:spPr>
                    <a:xfrm>
                      <a:off x="0" y="0"/>
                      <a:ext cx="1289050" cy="4195445"/>
                    </a:xfrm>
                    <a:prstGeom prst="rect">
                      <a:avLst/>
                    </a:prstGeom>
                    <a:noFill/>
                    <a:ln>
                      <a:noFill/>
                    </a:ln>
                  </pic:spPr>
                </pic:pic>
              </a:graphicData>
            </a:graphic>
          </wp:inline>
        </w:drawing>
      </w:r>
    </w:p>
    <w:p w14:paraId="417FBA10">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数据管理平台，进入实验室管理菜单，点击“导出Excel”按钮，下载“实验室-xx.xls”文件</w:t>
      </w:r>
      <w:r>
        <w:rPr>
          <w:rFonts w:hint="eastAsia"/>
        </w:rPr>
        <w:t>，整个流程结束。</w:t>
      </w:r>
    </w:p>
    <w:p w14:paraId="08930C6A">
      <w:pPr>
        <w:ind w:firstLine="420"/>
      </w:pPr>
      <w:r>
        <w:rPr>
          <w:rFonts w:hint="eastAsia"/>
          <w:lang w:val="en-US" w:eastAsia="zh-CN"/>
        </w:rPr>
        <w:t>6、多条件查询</w:t>
      </w:r>
      <w:r>
        <w:rPr>
          <w:rFonts w:hint="eastAsia"/>
        </w:rPr>
        <w:t>用于</w:t>
      </w:r>
      <w:r>
        <w:rPr>
          <w:rFonts w:hint="eastAsia"/>
          <w:lang w:eastAsia="zh-CN"/>
        </w:rPr>
        <w:t>平台操作人员</w:t>
      </w:r>
      <w:r>
        <w:rPr>
          <w:rFonts w:hint="eastAsia"/>
          <w:lang w:val="en-US" w:eastAsia="zh-CN"/>
        </w:rPr>
        <w:t>根据条件筛选查询符合的实验室数据，可进行筛选的条件有：实验室编号、实验室名称、地址关键字、更新开始时间、更新结束时间</w:t>
      </w:r>
      <w:r>
        <w:rPr>
          <w:rFonts w:hint="eastAsia"/>
        </w:rPr>
        <w:t>，其整个操作流程如下图所示：</w:t>
      </w:r>
    </w:p>
    <w:p w14:paraId="12EF9CD5">
      <w:pPr>
        <w:ind w:firstLine="420"/>
        <w:jc w:val="center"/>
        <w:rPr>
          <w:rFonts w:hint="eastAsia" w:eastAsia="宋体"/>
          <w:lang w:eastAsia="zh-CN"/>
        </w:rPr>
      </w:pPr>
      <w:r>
        <w:rPr>
          <w:rFonts w:hint="eastAsia" w:eastAsia="宋体"/>
          <w:lang w:eastAsia="zh-CN"/>
        </w:rPr>
        <w:drawing>
          <wp:inline distT="0" distB="0" distL="114300" distR="114300">
            <wp:extent cx="1271270" cy="4222115"/>
            <wp:effectExtent l="0" t="0" r="0" b="0"/>
            <wp:docPr id="16" name="图片 10" descr="实验室管理流程图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实验室管理流程图 (7)"/>
                    <pic:cNvPicPr>
                      <a:picLocks noChangeAspect="1"/>
                    </pic:cNvPicPr>
                  </pic:nvPicPr>
                  <pic:blipFill>
                    <a:blip r:embed="rId29"/>
                    <a:stretch>
                      <a:fillRect/>
                    </a:stretch>
                  </pic:blipFill>
                  <pic:spPr>
                    <a:xfrm>
                      <a:off x="0" y="0"/>
                      <a:ext cx="1271270" cy="4222115"/>
                    </a:xfrm>
                    <a:prstGeom prst="rect">
                      <a:avLst/>
                    </a:prstGeom>
                    <a:noFill/>
                    <a:ln>
                      <a:noFill/>
                    </a:ln>
                  </pic:spPr>
                </pic:pic>
              </a:graphicData>
            </a:graphic>
          </wp:inline>
        </w:drawing>
      </w:r>
    </w:p>
    <w:p w14:paraId="6B7849CA">
      <w:pPr>
        <w:ind w:firstLine="400" w:firstLineChars="200"/>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数据管理平台，在查询框中根据查询字段输入筛选条件，点击查询按钮，在实验室列表中回显查询到的数据</w:t>
      </w:r>
      <w:r>
        <w:rPr>
          <w:rFonts w:hint="eastAsia"/>
        </w:rPr>
        <w:t>，整个流程结束。</w:t>
      </w:r>
    </w:p>
    <w:p w14:paraId="10584CC4">
      <w:pPr>
        <w:ind w:firstLine="400" w:firstLineChars="200"/>
        <w:rPr>
          <w:rFonts w:hint="eastAsia"/>
        </w:rPr>
      </w:pPr>
    </w:p>
    <w:p w14:paraId="1AF824A6">
      <w:pPr>
        <w:ind w:firstLine="420"/>
      </w:pPr>
      <w:r>
        <w:rPr>
          <w:rFonts w:hint="eastAsia"/>
        </w:rPr>
        <w:t>整个</w:t>
      </w:r>
      <w:r>
        <w:rPr>
          <w:rFonts w:hint="eastAsia"/>
          <w:lang w:val="en-US" w:eastAsia="zh-CN"/>
        </w:rPr>
        <w:t>实验室</w:t>
      </w:r>
      <w:r>
        <w:rPr>
          <w:rFonts w:hint="eastAsia"/>
        </w:rPr>
        <w:t>管理的用例图如下：</w:t>
      </w:r>
    </w:p>
    <w:p w14:paraId="2EC3D9BB">
      <w:pPr>
        <w:pStyle w:val="3"/>
        <w:rPr>
          <w:snapToGrid/>
        </w:rPr>
      </w:pPr>
      <w:r>
        <w:drawing>
          <wp:inline distT="0" distB="0" distL="114300" distR="114300">
            <wp:extent cx="3075305" cy="2440305"/>
            <wp:effectExtent l="0" t="0" r="10795" b="1079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30"/>
                    <a:stretch>
                      <a:fillRect/>
                    </a:stretch>
                  </pic:blipFill>
                  <pic:spPr>
                    <a:xfrm>
                      <a:off x="0" y="0"/>
                      <a:ext cx="3075305" cy="2440305"/>
                    </a:xfrm>
                    <a:prstGeom prst="rect">
                      <a:avLst/>
                    </a:prstGeom>
                    <a:noFill/>
                    <a:ln>
                      <a:noFill/>
                    </a:ln>
                  </pic:spPr>
                </pic:pic>
              </a:graphicData>
            </a:graphic>
          </wp:inline>
        </w:drawing>
      </w:r>
    </w:p>
    <w:p w14:paraId="747FB69D">
      <w:pPr>
        <w:ind w:left="1596" w:leftChars="100" w:hanging="1396" w:hangingChars="698"/>
        <w:rPr>
          <w:lang w:val="zh-CN"/>
        </w:rPr>
      </w:pPr>
    </w:p>
    <w:p w14:paraId="61650DE0">
      <w:pPr>
        <w:pStyle w:val="4"/>
        <w:rPr>
          <w:lang w:val="zh-CN"/>
        </w:rPr>
      </w:pPr>
      <w:bookmarkStart w:id="16" w:name="_Toc15566"/>
      <w:r>
        <w:rPr>
          <w:rFonts w:hint="eastAsia"/>
          <w:lang w:val="zh-CN"/>
        </w:rPr>
        <w:t>仿真设备管理</w:t>
      </w:r>
      <w:bookmarkEnd w:id="16"/>
    </w:p>
    <w:p w14:paraId="435C7AEC">
      <w:pPr>
        <w:ind w:firstLine="400"/>
      </w:pPr>
      <w:r>
        <w:rPr>
          <w:rFonts w:hint="eastAsia"/>
          <w:lang w:val="zh-CN"/>
        </w:rPr>
        <w:t>仿真设备</w:t>
      </w:r>
      <w:r>
        <w:rPr>
          <w:rFonts w:hint="eastAsia"/>
        </w:rPr>
        <w:t>管理包括</w:t>
      </w:r>
      <w:r>
        <w:rPr>
          <w:rFonts w:hint="eastAsia"/>
          <w:lang w:val="en-US" w:eastAsia="zh-CN"/>
        </w:rPr>
        <w:t>新增</w:t>
      </w:r>
      <w:r>
        <w:rPr>
          <w:rFonts w:hint="eastAsia"/>
          <w:lang w:val="zh-CN"/>
        </w:rPr>
        <w:t>仿真设备</w:t>
      </w:r>
      <w:r>
        <w:rPr>
          <w:rFonts w:hint="eastAsia"/>
        </w:rPr>
        <w:t>、</w:t>
      </w:r>
      <w:r>
        <w:rPr>
          <w:rFonts w:hint="eastAsia"/>
          <w:lang w:val="en-US" w:eastAsia="zh-CN"/>
        </w:rPr>
        <w:t>编辑</w:t>
      </w:r>
      <w:r>
        <w:rPr>
          <w:rFonts w:hint="eastAsia"/>
          <w:lang w:val="zh-CN"/>
        </w:rPr>
        <w:t>仿真设备</w:t>
      </w:r>
      <w:r>
        <w:rPr>
          <w:rFonts w:hint="eastAsia"/>
          <w:lang w:val="en-US" w:eastAsia="zh-CN"/>
        </w:rPr>
        <w:t>信息</w:t>
      </w:r>
      <w:r>
        <w:rPr>
          <w:rFonts w:hint="eastAsia"/>
        </w:rPr>
        <w:t>、</w:t>
      </w:r>
      <w:r>
        <w:rPr>
          <w:rFonts w:hint="eastAsia"/>
          <w:lang w:val="en-US" w:eastAsia="zh-CN"/>
        </w:rPr>
        <w:t>修改</w:t>
      </w:r>
      <w:r>
        <w:rPr>
          <w:rFonts w:hint="eastAsia"/>
          <w:lang w:val="zh-CN"/>
        </w:rPr>
        <w:t>仿真设备</w:t>
      </w:r>
      <w:r>
        <w:rPr>
          <w:rFonts w:hint="eastAsia"/>
          <w:lang w:val="en-US" w:eastAsia="zh-CN"/>
        </w:rPr>
        <w:t>状态</w:t>
      </w:r>
      <w:r>
        <w:rPr>
          <w:rFonts w:hint="eastAsia"/>
        </w:rPr>
        <w:t>、删除</w:t>
      </w:r>
      <w:r>
        <w:rPr>
          <w:rFonts w:hint="eastAsia"/>
          <w:lang w:val="zh-CN"/>
        </w:rPr>
        <w:t>仿真设备</w:t>
      </w:r>
      <w:r>
        <w:rPr>
          <w:rFonts w:hint="eastAsia"/>
        </w:rPr>
        <w:t>、查看</w:t>
      </w:r>
      <w:r>
        <w:rPr>
          <w:rFonts w:hint="eastAsia"/>
          <w:lang w:val="zh-CN"/>
        </w:rPr>
        <w:t>仿真设备</w:t>
      </w:r>
      <w:r>
        <w:rPr>
          <w:rFonts w:hint="eastAsia"/>
          <w:lang w:val="en-US" w:eastAsia="zh-CN"/>
        </w:rPr>
        <w:t>详情</w:t>
      </w:r>
      <w:r>
        <w:rPr>
          <w:rFonts w:hint="eastAsia"/>
        </w:rPr>
        <w:t>、</w:t>
      </w:r>
      <w:r>
        <w:rPr>
          <w:rFonts w:hint="eastAsia"/>
          <w:lang w:val="en-US" w:eastAsia="zh-CN"/>
        </w:rPr>
        <w:t>导出 Excel、多条件查询</w:t>
      </w:r>
      <w:r>
        <w:rPr>
          <w:rFonts w:hint="eastAsia"/>
        </w:rPr>
        <w:t>等操作。</w:t>
      </w:r>
    </w:p>
    <w:p w14:paraId="0FE08939">
      <w:pPr>
        <w:ind w:firstLine="400"/>
      </w:pPr>
      <w:r>
        <w:rPr>
          <w:rFonts w:hint="eastAsia"/>
        </w:rPr>
        <w:t>1、</w:t>
      </w:r>
      <w:r>
        <w:rPr>
          <w:rFonts w:hint="eastAsia"/>
          <w:lang w:val="en-US" w:eastAsia="zh-CN"/>
        </w:rPr>
        <w:t>新增</w:t>
      </w:r>
      <w:r>
        <w:rPr>
          <w:rFonts w:hint="eastAsia"/>
          <w:lang w:val="zh-CN"/>
        </w:rPr>
        <w:t>仿真设备</w:t>
      </w:r>
      <w:r>
        <w:rPr>
          <w:rFonts w:hint="eastAsia"/>
        </w:rPr>
        <w:t>用于</w:t>
      </w:r>
      <w:r>
        <w:rPr>
          <w:rFonts w:hint="eastAsia"/>
          <w:lang w:val="en-US" w:eastAsia="zh-CN"/>
        </w:rPr>
        <w:t>平台操作人员根据高校新增的仿真设备信息，通过新增入口录入仿真设备数据，</w:t>
      </w:r>
      <w:r>
        <w:rPr>
          <w:rFonts w:hint="eastAsia"/>
        </w:rPr>
        <w:t>其整个操作流程如下：</w:t>
      </w:r>
    </w:p>
    <w:p w14:paraId="1896B5C4">
      <w:pPr>
        <w:ind w:firstLine="400"/>
        <w:jc w:val="center"/>
        <w:rPr>
          <w:rFonts w:hint="eastAsia" w:eastAsia="宋体"/>
          <w:lang w:eastAsia="zh-CN"/>
        </w:rPr>
      </w:pPr>
      <w:r>
        <w:rPr>
          <w:rFonts w:hint="eastAsia" w:eastAsia="宋体"/>
          <w:lang w:eastAsia="zh-CN"/>
        </w:rPr>
        <w:drawing>
          <wp:inline distT="0" distB="0" distL="114300" distR="114300">
            <wp:extent cx="1221740" cy="4431030"/>
            <wp:effectExtent l="0" t="0" r="0" b="0"/>
            <wp:docPr id="7" name="图片 12" descr="仿真设备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descr="仿真设备管理流程图"/>
                    <pic:cNvPicPr>
                      <a:picLocks noChangeAspect="1"/>
                    </pic:cNvPicPr>
                  </pic:nvPicPr>
                  <pic:blipFill>
                    <a:blip r:embed="rId31"/>
                    <a:stretch>
                      <a:fillRect/>
                    </a:stretch>
                  </pic:blipFill>
                  <pic:spPr>
                    <a:xfrm>
                      <a:off x="0" y="0"/>
                      <a:ext cx="1221740" cy="4431030"/>
                    </a:xfrm>
                    <a:prstGeom prst="rect">
                      <a:avLst/>
                    </a:prstGeom>
                    <a:noFill/>
                    <a:ln>
                      <a:noFill/>
                    </a:ln>
                  </pic:spPr>
                </pic:pic>
              </a:graphicData>
            </a:graphic>
          </wp:inline>
        </w:drawing>
      </w:r>
    </w:p>
    <w:p w14:paraId="7161E771">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数据管理平台，进入仿真设备管理菜单，点击新增按钮，进入新增页面</w:t>
      </w:r>
      <w:r>
        <w:rPr>
          <w:rFonts w:hint="eastAsia"/>
        </w:rPr>
        <w:t>，填写相关必要信息后，保存至数据库，整个流程结束。</w:t>
      </w:r>
    </w:p>
    <w:p w14:paraId="350B6238">
      <w:pPr>
        <w:ind w:firstLine="420"/>
      </w:pPr>
      <w:r>
        <w:rPr>
          <w:rFonts w:hint="eastAsia"/>
        </w:rPr>
        <w:t>2、</w:t>
      </w:r>
      <w:r>
        <w:rPr>
          <w:rFonts w:hint="eastAsia"/>
          <w:lang w:val="en-US" w:eastAsia="zh-CN"/>
        </w:rPr>
        <w:t>编辑仿真设备信息</w:t>
      </w:r>
      <w:r>
        <w:rPr>
          <w:rFonts w:hint="eastAsia"/>
        </w:rPr>
        <w:t>用于</w:t>
      </w:r>
      <w:r>
        <w:rPr>
          <w:rFonts w:hint="eastAsia"/>
          <w:lang w:val="en-US" w:eastAsia="zh-CN"/>
        </w:rPr>
        <w:t>平台操作人员</w:t>
      </w:r>
      <w:r>
        <w:rPr>
          <w:rFonts w:hint="eastAsia"/>
        </w:rPr>
        <w:t>在</w:t>
      </w:r>
      <w:r>
        <w:rPr>
          <w:rFonts w:hint="eastAsia"/>
          <w:lang w:val="en-US" w:eastAsia="zh-CN"/>
        </w:rPr>
        <w:t>添加仿真设备信息</w:t>
      </w:r>
      <w:r>
        <w:rPr>
          <w:rFonts w:hint="eastAsia"/>
        </w:rPr>
        <w:t>后，在有必要对</w:t>
      </w:r>
      <w:r>
        <w:rPr>
          <w:rFonts w:hint="eastAsia"/>
          <w:lang w:val="en-US" w:eastAsia="zh-CN"/>
        </w:rPr>
        <w:t>仿真设备</w:t>
      </w:r>
      <w:r>
        <w:rPr>
          <w:rFonts w:hint="eastAsia"/>
        </w:rPr>
        <w:t>信息进行修改时所做的操作，其整个操作流程如下：</w:t>
      </w:r>
    </w:p>
    <w:p w14:paraId="0D626CC3">
      <w:pPr>
        <w:ind w:firstLine="420"/>
        <w:jc w:val="center"/>
        <w:rPr>
          <w:rFonts w:hint="eastAsia" w:eastAsia="宋体"/>
          <w:lang w:eastAsia="zh-CN"/>
        </w:rPr>
      </w:pPr>
      <w:r>
        <w:rPr>
          <w:rFonts w:hint="eastAsia" w:eastAsia="宋体"/>
          <w:lang w:eastAsia="zh-CN"/>
        </w:rPr>
        <w:drawing>
          <wp:inline distT="0" distB="0" distL="114300" distR="114300">
            <wp:extent cx="1323340" cy="5064760"/>
            <wp:effectExtent l="0" t="0" r="0" b="0"/>
            <wp:docPr id="18" name="图片 13" descr="仿真设备管理流程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descr="仿真设备管理流程图 (1)"/>
                    <pic:cNvPicPr>
                      <a:picLocks noChangeAspect="1"/>
                    </pic:cNvPicPr>
                  </pic:nvPicPr>
                  <pic:blipFill>
                    <a:blip r:embed="rId32"/>
                    <a:stretch>
                      <a:fillRect/>
                    </a:stretch>
                  </pic:blipFill>
                  <pic:spPr>
                    <a:xfrm>
                      <a:off x="0" y="0"/>
                      <a:ext cx="1323340" cy="5064760"/>
                    </a:xfrm>
                    <a:prstGeom prst="rect">
                      <a:avLst/>
                    </a:prstGeom>
                    <a:noFill/>
                    <a:ln>
                      <a:noFill/>
                    </a:ln>
                  </pic:spPr>
                </pic:pic>
              </a:graphicData>
            </a:graphic>
          </wp:inline>
        </w:drawing>
      </w:r>
    </w:p>
    <w:p w14:paraId="30769CF4">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数据管理平台，进入仿真设备管理菜单，点击需要修改的对应仿真设备信息右侧的编辑按钮，进入修改页面</w:t>
      </w:r>
      <w:r>
        <w:rPr>
          <w:rFonts w:hint="eastAsia"/>
        </w:rPr>
        <w:t>，填写</w:t>
      </w:r>
      <w:r>
        <w:rPr>
          <w:rFonts w:hint="eastAsia"/>
          <w:lang w:val="en-US" w:eastAsia="zh-CN"/>
        </w:rPr>
        <w:t>需要订正的仿真设备信息</w:t>
      </w:r>
      <w:r>
        <w:rPr>
          <w:rFonts w:hint="eastAsia"/>
        </w:rPr>
        <w:t>后，保存至数据库，整个流程结束。</w:t>
      </w:r>
    </w:p>
    <w:p w14:paraId="078E0C4B">
      <w:pPr>
        <w:ind w:firstLine="420"/>
      </w:pPr>
      <w:r>
        <w:rPr>
          <w:rFonts w:hint="eastAsia"/>
          <w:color w:val="000000"/>
          <w:lang w:val="en-US" w:eastAsia="zh-CN"/>
        </w:rPr>
        <w:t>3</w:t>
      </w:r>
      <w:r>
        <w:rPr>
          <w:rFonts w:hint="eastAsia"/>
          <w:color w:val="000000"/>
        </w:rPr>
        <w:t>、</w:t>
      </w:r>
      <w:r>
        <w:rPr>
          <w:rFonts w:hint="eastAsia"/>
          <w:color w:val="000000"/>
          <w:lang w:val="en-US" w:eastAsia="zh-CN"/>
        </w:rPr>
        <w:t>修改</w:t>
      </w:r>
      <w:r>
        <w:rPr>
          <w:rFonts w:hint="eastAsia"/>
          <w:color w:val="000000"/>
          <w:lang w:val="zh-CN"/>
        </w:rPr>
        <w:t>仿真设备</w:t>
      </w:r>
      <w:r>
        <w:rPr>
          <w:rFonts w:hint="eastAsia"/>
          <w:color w:val="000000"/>
          <w:lang w:val="en-US" w:eastAsia="zh-CN"/>
        </w:rPr>
        <w:t>状态</w:t>
      </w:r>
      <w:r>
        <w:rPr>
          <w:rFonts w:hint="eastAsia"/>
          <w:color w:val="000000"/>
        </w:rPr>
        <w:t>用于</w:t>
      </w:r>
      <w:r>
        <w:rPr>
          <w:rFonts w:hint="eastAsia"/>
          <w:color w:val="000000"/>
          <w:lang w:val="en-US" w:eastAsia="zh-CN"/>
        </w:rPr>
        <w:t>平台操作人员</w:t>
      </w:r>
      <w:r>
        <w:rPr>
          <w:rFonts w:hint="eastAsia"/>
          <w:lang w:val="en-US" w:eastAsia="zh-CN"/>
        </w:rPr>
        <w:t>根据仿真设备的实时状态进行调整，以便于对用户对仿真设备的操作进行保障</w:t>
      </w:r>
      <w:r>
        <w:rPr>
          <w:rFonts w:hint="eastAsia"/>
        </w:rPr>
        <w:t>，其整个操作流程如下：</w:t>
      </w:r>
    </w:p>
    <w:p w14:paraId="663BD567">
      <w:pPr>
        <w:ind w:firstLine="420"/>
        <w:jc w:val="center"/>
        <w:rPr>
          <w:rFonts w:hint="eastAsia" w:eastAsia="宋体"/>
          <w:lang w:eastAsia="zh-CN"/>
        </w:rPr>
      </w:pPr>
      <w:r>
        <w:rPr>
          <w:rFonts w:hint="eastAsia" w:eastAsia="宋体"/>
          <w:lang w:eastAsia="zh-CN"/>
        </w:rPr>
        <w:drawing>
          <wp:inline distT="0" distB="0" distL="114300" distR="114300">
            <wp:extent cx="1600200" cy="6245860"/>
            <wp:effectExtent l="0" t="0" r="0" b="0"/>
            <wp:docPr id="17" name="图片 14" descr="仿真设备管理流程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仿真设备管理流程图 (5)"/>
                    <pic:cNvPicPr>
                      <a:picLocks noChangeAspect="1"/>
                    </pic:cNvPicPr>
                  </pic:nvPicPr>
                  <pic:blipFill>
                    <a:blip r:embed="rId33"/>
                    <a:stretch>
                      <a:fillRect/>
                    </a:stretch>
                  </pic:blipFill>
                  <pic:spPr>
                    <a:xfrm>
                      <a:off x="0" y="0"/>
                      <a:ext cx="1600200" cy="6245860"/>
                    </a:xfrm>
                    <a:prstGeom prst="rect">
                      <a:avLst/>
                    </a:prstGeom>
                    <a:noFill/>
                    <a:ln>
                      <a:noFill/>
                    </a:ln>
                  </pic:spPr>
                </pic:pic>
              </a:graphicData>
            </a:graphic>
          </wp:inline>
        </w:drawing>
      </w:r>
    </w:p>
    <w:p w14:paraId="5AE720AD">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数据管理平台，进入仿真设备管理菜单，点击需要修改的对应仿真设备信息右侧的更多按钮，选中“设备状态”按钮，进入修改页面</w:t>
      </w:r>
      <w:r>
        <w:rPr>
          <w:rFonts w:hint="eastAsia"/>
        </w:rPr>
        <w:t>，</w:t>
      </w:r>
      <w:r>
        <w:rPr>
          <w:rFonts w:hint="eastAsia"/>
          <w:lang w:val="en-US" w:eastAsia="zh-CN"/>
        </w:rPr>
        <w:t>选中修改的设备状态，点击确定，完成修改</w:t>
      </w:r>
      <w:r>
        <w:rPr>
          <w:rFonts w:hint="eastAsia"/>
        </w:rPr>
        <w:t>，保存</w:t>
      </w:r>
      <w:r>
        <w:rPr>
          <w:rFonts w:hint="eastAsia"/>
          <w:lang w:val="en-US" w:eastAsia="zh-CN"/>
        </w:rPr>
        <w:t>数据</w:t>
      </w:r>
      <w:r>
        <w:rPr>
          <w:rFonts w:hint="eastAsia"/>
        </w:rPr>
        <w:t>至数据库，整个流程结束。</w:t>
      </w:r>
    </w:p>
    <w:p w14:paraId="208EAE99">
      <w:pPr>
        <w:ind w:firstLine="420"/>
      </w:pPr>
      <w:r>
        <w:rPr>
          <w:rFonts w:hint="eastAsia"/>
          <w:lang w:val="en-US" w:eastAsia="zh-CN"/>
        </w:rPr>
        <w:t>4</w:t>
      </w:r>
      <w:r>
        <w:rPr>
          <w:rFonts w:hint="eastAsia"/>
        </w:rPr>
        <w:t>、删除</w:t>
      </w:r>
      <w:r>
        <w:rPr>
          <w:rFonts w:hint="eastAsia"/>
          <w:lang w:val="en-US" w:eastAsia="zh-CN"/>
        </w:rPr>
        <w:t>仿真设备</w:t>
      </w:r>
      <w:r>
        <w:rPr>
          <w:rFonts w:hint="eastAsia"/>
        </w:rPr>
        <w:t>用于</w:t>
      </w:r>
      <w:r>
        <w:rPr>
          <w:rFonts w:hint="eastAsia"/>
          <w:lang w:eastAsia="zh-CN"/>
        </w:rPr>
        <w:t>平台操作人员</w:t>
      </w:r>
      <w:r>
        <w:rPr>
          <w:rFonts w:hint="eastAsia"/>
        </w:rPr>
        <w:t>在</w:t>
      </w:r>
      <w:r>
        <w:rPr>
          <w:rFonts w:hint="eastAsia"/>
          <w:lang w:val="en-US" w:eastAsia="zh-CN"/>
        </w:rPr>
        <w:t>仿真设备信息无效后，相关</w:t>
      </w:r>
      <w:r>
        <w:rPr>
          <w:rFonts w:hint="eastAsia"/>
        </w:rPr>
        <w:t>信息已经没有意义的情况下，对该</w:t>
      </w:r>
      <w:r>
        <w:rPr>
          <w:rFonts w:hint="eastAsia"/>
          <w:lang w:val="en-US" w:eastAsia="zh-CN"/>
        </w:rPr>
        <w:t>仿真设备</w:t>
      </w:r>
      <w:r>
        <w:rPr>
          <w:rFonts w:hint="eastAsia"/>
        </w:rPr>
        <w:t>信息进行删除的操作，整个操作流程如下：</w:t>
      </w:r>
    </w:p>
    <w:p w14:paraId="777777CA">
      <w:pPr>
        <w:ind w:firstLine="420"/>
        <w:jc w:val="center"/>
        <w:rPr>
          <w:rFonts w:hint="eastAsia" w:eastAsia="宋体"/>
          <w:lang w:eastAsia="zh-CN"/>
        </w:rPr>
      </w:pPr>
      <w:r>
        <w:rPr>
          <w:rFonts w:hint="eastAsia" w:eastAsia="宋体"/>
          <w:lang w:eastAsia="zh-CN"/>
        </w:rPr>
        <w:drawing>
          <wp:inline distT="0" distB="0" distL="114300" distR="114300">
            <wp:extent cx="1774825" cy="5723890"/>
            <wp:effectExtent l="0" t="0" r="0" b="0"/>
            <wp:docPr id="19" name="图片 15" descr="仿真设备管理流程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仿真设备管理流程图 (2)"/>
                    <pic:cNvPicPr>
                      <a:picLocks noChangeAspect="1"/>
                    </pic:cNvPicPr>
                  </pic:nvPicPr>
                  <pic:blipFill>
                    <a:blip r:embed="rId34"/>
                    <a:stretch>
                      <a:fillRect/>
                    </a:stretch>
                  </pic:blipFill>
                  <pic:spPr>
                    <a:xfrm>
                      <a:off x="0" y="0"/>
                      <a:ext cx="1774825" cy="5723890"/>
                    </a:xfrm>
                    <a:prstGeom prst="rect">
                      <a:avLst/>
                    </a:prstGeom>
                    <a:noFill/>
                    <a:ln>
                      <a:noFill/>
                    </a:ln>
                  </pic:spPr>
                </pic:pic>
              </a:graphicData>
            </a:graphic>
          </wp:inline>
        </w:drawing>
      </w:r>
    </w:p>
    <w:p w14:paraId="687986C9">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数据管理平台，进入仿真设备管理菜单，点击需要删除的对应仿真设备信息右侧的删除按钮，弹出“是否确认删除仿真设备”提示框，在点击确认后，执行删除操作提交并持久化，</w:t>
      </w:r>
      <w:r>
        <w:rPr>
          <w:rFonts w:hint="eastAsia"/>
        </w:rPr>
        <w:t>保存至数据库，整个流程结束。</w:t>
      </w:r>
    </w:p>
    <w:p w14:paraId="35F14557">
      <w:r>
        <w:rPr>
          <w:rFonts w:hint="eastAsia"/>
          <w:lang w:val="en-US" w:eastAsia="zh-CN"/>
        </w:rPr>
        <w:tab/>
      </w:r>
      <w:r>
        <w:rPr>
          <w:rFonts w:hint="eastAsia"/>
          <w:lang w:val="en-US" w:eastAsia="zh-CN"/>
        </w:rPr>
        <w:t>5、</w:t>
      </w:r>
      <w:r>
        <w:rPr>
          <w:rFonts w:hint="eastAsia"/>
        </w:rPr>
        <w:t>查看</w:t>
      </w:r>
      <w:r>
        <w:rPr>
          <w:rFonts w:hint="eastAsia"/>
          <w:lang w:val="en-US" w:eastAsia="zh-CN"/>
        </w:rPr>
        <w:t>仿真设备详情</w:t>
      </w:r>
      <w:r>
        <w:rPr>
          <w:rFonts w:hint="eastAsia"/>
        </w:rPr>
        <w:t>用于</w:t>
      </w:r>
      <w:r>
        <w:rPr>
          <w:rFonts w:hint="eastAsia"/>
          <w:lang w:val="en-US" w:eastAsia="zh-CN"/>
        </w:rPr>
        <w:t>平台操作人员</w:t>
      </w:r>
      <w:r>
        <w:rPr>
          <w:rFonts w:hint="eastAsia"/>
        </w:rPr>
        <w:t>在</w:t>
      </w:r>
      <w:r>
        <w:rPr>
          <w:rFonts w:hint="eastAsia"/>
          <w:lang w:val="en-US" w:eastAsia="zh-CN"/>
        </w:rPr>
        <w:t>添加仿真设备信息</w:t>
      </w:r>
      <w:r>
        <w:rPr>
          <w:rFonts w:hint="eastAsia"/>
        </w:rPr>
        <w:t>后，查看</w:t>
      </w:r>
      <w:r>
        <w:rPr>
          <w:rFonts w:hint="eastAsia"/>
          <w:lang w:val="en-US" w:eastAsia="zh-CN"/>
        </w:rPr>
        <w:t>仿真设备具体信息</w:t>
      </w:r>
      <w:r>
        <w:rPr>
          <w:rFonts w:hint="eastAsia"/>
        </w:rPr>
        <w:t>的操作，其整个操作流程如下图所示：</w:t>
      </w:r>
    </w:p>
    <w:p w14:paraId="69C63CC8">
      <w:pPr>
        <w:ind w:firstLine="420"/>
        <w:jc w:val="center"/>
        <w:rPr>
          <w:rFonts w:hint="eastAsia" w:eastAsia="宋体"/>
          <w:lang w:eastAsia="zh-CN"/>
        </w:rPr>
      </w:pPr>
      <w:r>
        <w:rPr>
          <w:rFonts w:hint="eastAsia" w:eastAsia="宋体"/>
          <w:lang w:eastAsia="zh-CN"/>
        </w:rPr>
        <w:drawing>
          <wp:inline distT="0" distB="0" distL="114300" distR="114300">
            <wp:extent cx="1285875" cy="4141470"/>
            <wp:effectExtent l="0" t="0" r="0" b="0"/>
            <wp:docPr id="10" name="图片 16" descr="仿真设备管理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descr="仿真设备管理流程图 (3)"/>
                    <pic:cNvPicPr>
                      <a:picLocks noChangeAspect="1"/>
                    </pic:cNvPicPr>
                  </pic:nvPicPr>
                  <pic:blipFill>
                    <a:blip r:embed="rId35"/>
                    <a:stretch>
                      <a:fillRect/>
                    </a:stretch>
                  </pic:blipFill>
                  <pic:spPr>
                    <a:xfrm>
                      <a:off x="0" y="0"/>
                      <a:ext cx="1285875" cy="4141470"/>
                    </a:xfrm>
                    <a:prstGeom prst="rect">
                      <a:avLst/>
                    </a:prstGeom>
                    <a:noFill/>
                    <a:ln>
                      <a:noFill/>
                    </a:ln>
                  </pic:spPr>
                </pic:pic>
              </a:graphicData>
            </a:graphic>
          </wp:inline>
        </w:drawing>
      </w:r>
    </w:p>
    <w:p w14:paraId="37CF06F6">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数据管理平台，进入仿真设备管理菜单，点击需要查看详情的对应仿真设备信息右侧的详情按钮，跳转到仿真设备详情界面展示具体仿真设备数据</w:t>
      </w:r>
      <w:r>
        <w:rPr>
          <w:rFonts w:hint="eastAsia"/>
        </w:rPr>
        <w:t>，整个流程结束。</w:t>
      </w:r>
    </w:p>
    <w:p w14:paraId="683B7AB1">
      <w:pPr>
        <w:ind w:firstLine="420"/>
      </w:pPr>
      <w:r>
        <w:rPr>
          <w:rFonts w:hint="eastAsia"/>
          <w:lang w:val="en-US" w:eastAsia="zh-CN"/>
        </w:rPr>
        <w:t>6、导出 Excel</w:t>
      </w:r>
      <w:r>
        <w:rPr>
          <w:rFonts w:hint="eastAsia"/>
        </w:rPr>
        <w:t>用于</w:t>
      </w:r>
      <w:r>
        <w:rPr>
          <w:rFonts w:hint="eastAsia"/>
          <w:lang w:eastAsia="zh-CN"/>
        </w:rPr>
        <w:t>平台操作人员</w:t>
      </w:r>
      <w:r>
        <w:rPr>
          <w:rFonts w:hint="eastAsia"/>
          <w:lang w:val="en-US" w:eastAsia="zh-CN"/>
        </w:rPr>
        <w:t>需要快速获取所有仿真设备数据时，可以将所有仿真设备数据批量导出到 Excel 并下载到本地</w:t>
      </w:r>
      <w:r>
        <w:rPr>
          <w:rFonts w:hint="eastAsia"/>
        </w:rPr>
        <w:t>，其整个操作流程如下图所示：</w:t>
      </w:r>
    </w:p>
    <w:p w14:paraId="04C301B0">
      <w:pPr>
        <w:ind w:firstLine="420"/>
        <w:jc w:val="center"/>
        <w:rPr>
          <w:rFonts w:hint="eastAsia" w:eastAsia="宋体"/>
          <w:lang w:eastAsia="zh-CN"/>
        </w:rPr>
      </w:pPr>
      <w:r>
        <w:rPr>
          <w:rFonts w:hint="eastAsia" w:eastAsia="宋体"/>
          <w:lang w:eastAsia="zh-CN"/>
        </w:rPr>
        <w:drawing>
          <wp:inline distT="0" distB="0" distL="114300" distR="114300">
            <wp:extent cx="1323340" cy="4307205"/>
            <wp:effectExtent l="0" t="0" r="0" b="0"/>
            <wp:docPr id="1" name="图片 17" descr="仿真设备管理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descr="仿真设备管理流程图 (4)"/>
                    <pic:cNvPicPr>
                      <a:picLocks noChangeAspect="1"/>
                    </pic:cNvPicPr>
                  </pic:nvPicPr>
                  <pic:blipFill>
                    <a:blip r:embed="rId36"/>
                    <a:stretch>
                      <a:fillRect/>
                    </a:stretch>
                  </pic:blipFill>
                  <pic:spPr>
                    <a:xfrm>
                      <a:off x="0" y="0"/>
                      <a:ext cx="1323340" cy="4307205"/>
                    </a:xfrm>
                    <a:prstGeom prst="rect">
                      <a:avLst/>
                    </a:prstGeom>
                    <a:noFill/>
                    <a:ln>
                      <a:noFill/>
                    </a:ln>
                  </pic:spPr>
                </pic:pic>
              </a:graphicData>
            </a:graphic>
          </wp:inline>
        </w:drawing>
      </w:r>
    </w:p>
    <w:p w14:paraId="0B5E6598">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数据管理平台，进入仿真设备管理菜单，点击“导出Excel”按钮，下载“仿真设备-xx.xls”文件</w:t>
      </w:r>
      <w:r>
        <w:rPr>
          <w:rFonts w:hint="eastAsia"/>
        </w:rPr>
        <w:t>，整个流程结束。</w:t>
      </w:r>
    </w:p>
    <w:p w14:paraId="1A4206B7">
      <w:pPr>
        <w:ind w:firstLine="420"/>
      </w:pPr>
      <w:r>
        <w:rPr>
          <w:rFonts w:hint="eastAsia"/>
          <w:lang w:val="en-US" w:eastAsia="zh-CN"/>
        </w:rPr>
        <w:t>7、多条件查询</w:t>
      </w:r>
      <w:r>
        <w:rPr>
          <w:rFonts w:hint="eastAsia"/>
        </w:rPr>
        <w:t>用于</w:t>
      </w:r>
      <w:r>
        <w:rPr>
          <w:rFonts w:hint="eastAsia"/>
          <w:lang w:eastAsia="zh-CN"/>
        </w:rPr>
        <w:t>平台操作人员</w:t>
      </w:r>
      <w:r>
        <w:rPr>
          <w:rFonts w:hint="eastAsia"/>
          <w:lang w:val="en-US" w:eastAsia="zh-CN"/>
        </w:rPr>
        <w:t>根据条件筛选查询符合的仿真设备数据，可进行筛选的条件有：设备编号、设备名称、所在实验室名称、类别、设备状态、更新开始时间、更新结束时间</w:t>
      </w:r>
      <w:r>
        <w:rPr>
          <w:rFonts w:hint="eastAsia"/>
        </w:rPr>
        <w:t>，其整个操作流程如下图所示：</w:t>
      </w:r>
    </w:p>
    <w:p w14:paraId="3AE140FA">
      <w:pPr>
        <w:ind w:firstLine="420"/>
        <w:jc w:val="center"/>
        <w:rPr>
          <w:rFonts w:hint="eastAsia" w:eastAsia="宋体"/>
          <w:lang w:eastAsia="zh-CN"/>
        </w:rPr>
      </w:pPr>
      <w:r>
        <w:rPr>
          <w:rFonts w:hint="eastAsia" w:eastAsia="宋体"/>
          <w:lang w:eastAsia="zh-CN"/>
        </w:rPr>
        <w:drawing>
          <wp:inline distT="0" distB="0" distL="114300" distR="114300">
            <wp:extent cx="1266190" cy="4204335"/>
            <wp:effectExtent l="0" t="0" r="0" b="0"/>
            <wp:docPr id="8" name="图片 18" descr="仿真设备管理流程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仿真设备管理流程图 (6)"/>
                    <pic:cNvPicPr>
                      <a:picLocks noChangeAspect="1"/>
                    </pic:cNvPicPr>
                  </pic:nvPicPr>
                  <pic:blipFill>
                    <a:blip r:embed="rId37"/>
                    <a:stretch>
                      <a:fillRect/>
                    </a:stretch>
                  </pic:blipFill>
                  <pic:spPr>
                    <a:xfrm>
                      <a:off x="0" y="0"/>
                      <a:ext cx="1266190" cy="4204335"/>
                    </a:xfrm>
                    <a:prstGeom prst="rect">
                      <a:avLst/>
                    </a:prstGeom>
                    <a:noFill/>
                    <a:ln>
                      <a:noFill/>
                    </a:ln>
                  </pic:spPr>
                </pic:pic>
              </a:graphicData>
            </a:graphic>
          </wp:inline>
        </w:drawing>
      </w:r>
    </w:p>
    <w:p w14:paraId="7C033EF8">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数据管理平台，在查询框中根据查询字段输入筛选条件，点击查询按钮，在仿真设备列表中回显查询到的数据</w:t>
      </w:r>
      <w:r>
        <w:rPr>
          <w:rFonts w:hint="eastAsia"/>
        </w:rPr>
        <w:t>，整个流程结束。</w:t>
      </w:r>
    </w:p>
    <w:p w14:paraId="46CA464B">
      <w:pPr>
        <w:ind w:firstLine="420"/>
      </w:pPr>
      <w:r>
        <w:rPr>
          <w:rFonts w:hint="eastAsia"/>
        </w:rPr>
        <w:t>整个</w:t>
      </w:r>
      <w:r>
        <w:rPr>
          <w:rFonts w:hint="eastAsia"/>
          <w:lang w:val="en-US" w:eastAsia="zh-CN"/>
        </w:rPr>
        <w:t>仿真设备</w:t>
      </w:r>
      <w:r>
        <w:rPr>
          <w:rFonts w:hint="eastAsia"/>
        </w:rPr>
        <w:t>管理的用例图如下：</w:t>
      </w:r>
    </w:p>
    <w:p w14:paraId="6A352CC7">
      <w:pPr>
        <w:pStyle w:val="3"/>
        <w:rPr>
          <w:rFonts w:hint="eastAsia"/>
        </w:rPr>
      </w:pPr>
      <w:r>
        <w:drawing>
          <wp:inline distT="0" distB="0" distL="114300" distR="114300">
            <wp:extent cx="2958465" cy="2835910"/>
            <wp:effectExtent l="0" t="0" r="635" b="889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38"/>
                    <a:stretch>
                      <a:fillRect/>
                    </a:stretch>
                  </pic:blipFill>
                  <pic:spPr>
                    <a:xfrm>
                      <a:off x="0" y="0"/>
                      <a:ext cx="2958465" cy="2835910"/>
                    </a:xfrm>
                    <a:prstGeom prst="rect">
                      <a:avLst/>
                    </a:prstGeom>
                    <a:noFill/>
                    <a:ln>
                      <a:noFill/>
                    </a:ln>
                  </pic:spPr>
                </pic:pic>
              </a:graphicData>
            </a:graphic>
          </wp:inline>
        </w:drawing>
      </w:r>
    </w:p>
    <w:p w14:paraId="138EFA70">
      <w:pPr>
        <w:rPr>
          <w:rFonts w:hint="eastAsia" w:ascii="宋体"/>
          <w:lang w:val="zh-CN"/>
        </w:rPr>
      </w:pPr>
    </w:p>
    <w:p w14:paraId="16FB5DBD">
      <w:pPr>
        <w:pStyle w:val="4"/>
        <w:rPr>
          <w:rFonts w:hint="eastAsia"/>
        </w:rPr>
      </w:pPr>
      <w:bookmarkStart w:id="17" w:name="_Toc8960"/>
      <w:r>
        <w:rPr>
          <w:rFonts w:hint="eastAsia"/>
        </w:rPr>
        <w:t>师资管理</w:t>
      </w:r>
      <w:bookmarkEnd w:id="17"/>
    </w:p>
    <w:p w14:paraId="55BC8179">
      <w:pPr>
        <w:ind w:firstLine="400"/>
      </w:pPr>
      <w:r>
        <w:rPr>
          <w:rFonts w:hint="eastAsia"/>
          <w:lang w:val="zh-CN"/>
        </w:rPr>
        <w:t>师资</w:t>
      </w:r>
      <w:r>
        <w:rPr>
          <w:rFonts w:hint="eastAsia"/>
        </w:rPr>
        <w:t>管理包括</w:t>
      </w:r>
      <w:r>
        <w:rPr>
          <w:rFonts w:hint="eastAsia"/>
          <w:lang w:val="en-US" w:eastAsia="zh-CN"/>
        </w:rPr>
        <w:t>新增</w:t>
      </w:r>
      <w:r>
        <w:rPr>
          <w:rFonts w:hint="eastAsia"/>
          <w:lang w:val="zh-CN"/>
        </w:rPr>
        <w:t>师资</w:t>
      </w:r>
      <w:r>
        <w:rPr>
          <w:rFonts w:hint="eastAsia"/>
        </w:rPr>
        <w:t>、</w:t>
      </w:r>
      <w:r>
        <w:rPr>
          <w:rFonts w:hint="eastAsia"/>
          <w:lang w:val="en-US" w:eastAsia="zh-CN"/>
        </w:rPr>
        <w:t>编辑</w:t>
      </w:r>
      <w:r>
        <w:rPr>
          <w:rFonts w:hint="eastAsia"/>
          <w:lang w:val="zh-CN"/>
        </w:rPr>
        <w:t>师资</w:t>
      </w:r>
      <w:r>
        <w:rPr>
          <w:rFonts w:hint="eastAsia"/>
          <w:lang w:val="en-US" w:eastAsia="zh-CN"/>
        </w:rPr>
        <w:t>信息</w:t>
      </w:r>
      <w:r>
        <w:rPr>
          <w:rFonts w:hint="eastAsia"/>
        </w:rPr>
        <w:t>、</w:t>
      </w:r>
      <w:r>
        <w:rPr>
          <w:rFonts w:hint="eastAsia"/>
          <w:lang w:val="en-US" w:eastAsia="zh-CN"/>
        </w:rPr>
        <w:t>师资账号设置</w:t>
      </w:r>
      <w:r>
        <w:rPr>
          <w:rFonts w:hint="eastAsia"/>
        </w:rPr>
        <w:t>、删除</w:t>
      </w:r>
      <w:r>
        <w:rPr>
          <w:rFonts w:hint="eastAsia"/>
          <w:lang w:val="zh-CN"/>
        </w:rPr>
        <w:t>师资</w:t>
      </w:r>
      <w:r>
        <w:rPr>
          <w:rFonts w:hint="eastAsia"/>
        </w:rPr>
        <w:t>、查看</w:t>
      </w:r>
      <w:r>
        <w:rPr>
          <w:rFonts w:hint="eastAsia"/>
          <w:lang w:val="zh-CN"/>
        </w:rPr>
        <w:t>师资</w:t>
      </w:r>
      <w:r>
        <w:rPr>
          <w:rFonts w:hint="eastAsia"/>
          <w:lang w:val="en-US" w:eastAsia="zh-CN"/>
        </w:rPr>
        <w:t>详情、多条件查询</w:t>
      </w:r>
      <w:r>
        <w:rPr>
          <w:rFonts w:hint="eastAsia"/>
        </w:rPr>
        <w:t>等操作。</w:t>
      </w:r>
    </w:p>
    <w:p w14:paraId="0C9C9C88">
      <w:pPr>
        <w:ind w:firstLine="400"/>
        <w:rPr>
          <w:rFonts w:hint="eastAsia" w:eastAsia="宋体"/>
          <w:lang w:eastAsia="zh-CN"/>
        </w:rPr>
      </w:pPr>
      <w:r>
        <w:rPr>
          <w:rFonts w:hint="eastAsia"/>
        </w:rPr>
        <w:t>1、</w:t>
      </w:r>
      <w:r>
        <w:rPr>
          <w:rFonts w:hint="eastAsia"/>
          <w:lang w:val="en-US" w:eastAsia="zh-CN"/>
        </w:rPr>
        <w:t>新增</w:t>
      </w:r>
      <w:r>
        <w:rPr>
          <w:rFonts w:hint="eastAsia"/>
          <w:lang w:val="zh-CN"/>
        </w:rPr>
        <w:t>师资</w:t>
      </w:r>
      <w:r>
        <w:rPr>
          <w:rFonts w:hint="eastAsia"/>
        </w:rPr>
        <w:t>用于</w:t>
      </w:r>
      <w:r>
        <w:rPr>
          <w:rFonts w:hint="eastAsia"/>
          <w:lang w:val="en-US" w:eastAsia="zh-CN"/>
        </w:rPr>
        <w:t>平台操作人员根据高校新增的师资信息，通过新增入口录入师资数据。</w:t>
      </w:r>
    </w:p>
    <w:p w14:paraId="663EEEFA">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数据管理平台，进入师资管理菜单，点击新增按钮，进入新增页面</w:t>
      </w:r>
      <w:r>
        <w:rPr>
          <w:rFonts w:hint="eastAsia"/>
        </w:rPr>
        <w:t>，填写相关必要信息后，保存至数据库，整个流程结束。</w:t>
      </w:r>
    </w:p>
    <w:p w14:paraId="4E99C05A">
      <w:pPr>
        <w:ind w:firstLine="420"/>
        <w:rPr>
          <w:rFonts w:hint="eastAsia" w:eastAsia="宋体"/>
          <w:lang w:eastAsia="zh-CN"/>
        </w:rPr>
      </w:pPr>
      <w:r>
        <w:rPr>
          <w:rFonts w:hint="eastAsia"/>
        </w:rPr>
        <w:t>2、</w:t>
      </w:r>
      <w:r>
        <w:rPr>
          <w:rFonts w:hint="eastAsia"/>
          <w:lang w:val="en-US" w:eastAsia="zh-CN"/>
        </w:rPr>
        <w:t>编辑师资信息</w:t>
      </w:r>
      <w:r>
        <w:rPr>
          <w:rFonts w:hint="eastAsia"/>
        </w:rPr>
        <w:t>用于</w:t>
      </w:r>
      <w:r>
        <w:rPr>
          <w:rFonts w:hint="eastAsia"/>
          <w:lang w:val="en-US" w:eastAsia="zh-CN"/>
        </w:rPr>
        <w:t>平台操作人员</w:t>
      </w:r>
      <w:r>
        <w:rPr>
          <w:rFonts w:hint="eastAsia"/>
        </w:rPr>
        <w:t>在</w:t>
      </w:r>
      <w:r>
        <w:rPr>
          <w:rFonts w:hint="eastAsia"/>
          <w:lang w:val="en-US" w:eastAsia="zh-CN"/>
        </w:rPr>
        <w:t>添加师资信息</w:t>
      </w:r>
      <w:r>
        <w:rPr>
          <w:rFonts w:hint="eastAsia"/>
        </w:rPr>
        <w:t>后，在有必要对</w:t>
      </w:r>
      <w:r>
        <w:rPr>
          <w:rFonts w:hint="eastAsia"/>
          <w:lang w:val="en-US" w:eastAsia="zh-CN"/>
        </w:rPr>
        <w:t>师资</w:t>
      </w:r>
      <w:r>
        <w:rPr>
          <w:rFonts w:hint="eastAsia"/>
        </w:rPr>
        <w:t>信息进行修改时所做的操作</w:t>
      </w:r>
      <w:r>
        <w:rPr>
          <w:rFonts w:hint="eastAsia"/>
          <w:lang w:eastAsia="zh-CN"/>
        </w:rPr>
        <w:t>。</w:t>
      </w:r>
    </w:p>
    <w:p w14:paraId="08301A7D">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数据管理平台，进入师资管理菜单，点击需要修改的对应师资信息右侧的编辑按钮，进入修改页面</w:t>
      </w:r>
      <w:r>
        <w:rPr>
          <w:rFonts w:hint="eastAsia"/>
        </w:rPr>
        <w:t>，填写</w:t>
      </w:r>
      <w:r>
        <w:rPr>
          <w:rFonts w:hint="eastAsia"/>
          <w:lang w:val="en-US" w:eastAsia="zh-CN"/>
        </w:rPr>
        <w:t>需要订正的师资信息</w:t>
      </w:r>
      <w:r>
        <w:rPr>
          <w:rFonts w:hint="eastAsia"/>
        </w:rPr>
        <w:t>后，保存至数据库，整个流程结束。</w:t>
      </w:r>
    </w:p>
    <w:p w14:paraId="606E9E82">
      <w:pPr>
        <w:ind w:firstLine="420"/>
        <w:rPr>
          <w:rFonts w:hint="eastAsia" w:eastAsia="宋体"/>
          <w:lang w:eastAsia="zh-CN"/>
        </w:rPr>
      </w:pPr>
      <w:r>
        <w:rPr>
          <w:rFonts w:hint="eastAsia"/>
          <w:color w:val="000000"/>
          <w:lang w:val="en-US" w:eastAsia="zh-CN"/>
        </w:rPr>
        <w:t>3</w:t>
      </w:r>
      <w:r>
        <w:rPr>
          <w:rFonts w:hint="eastAsia"/>
          <w:color w:val="000000"/>
        </w:rPr>
        <w:t>、</w:t>
      </w:r>
      <w:r>
        <w:rPr>
          <w:rFonts w:hint="eastAsia"/>
          <w:lang w:val="en-US" w:eastAsia="zh-CN"/>
        </w:rPr>
        <w:t>师资账号设</w:t>
      </w:r>
      <w:r>
        <w:rPr>
          <w:rFonts w:hint="eastAsia" w:ascii="Arial" w:hAnsi="Arial" w:eastAsia="宋体" w:cs="Times New Roman"/>
          <w:lang w:val="en-US" w:eastAsia="zh-CN"/>
        </w:rPr>
        <w:t>置用于平台操</w:t>
      </w:r>
      <w:r>
        <w:rPr>
          <w:rFonts w:hint="eastAsia"/>
          <w:color w:val="000000"/>
          <w:lang w:val="en-US" w:eastAsia="zh-CN"/>
        </w:rPr>
        <w:t>作人员重置师资账号密码信息，防止个人信息泄露以及忘记带来的风险。</w:t>
      </w:r>
    </w:p>
    <w:p w14:paraId="115FB9AF">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数据管理平台，进入师资管理菜单，点击需要修改的对应师资信息右侧的更多按钮，选中“账号设置”按钮，进入账号密码设置页面，点击确定，完成修改</w:t>
      </w:r>
      <w:r>
        <w:rPr>
          <w:rFonts w:hint="eastAsia"/>
        </w:rPr>
        <w:t>，保存</w:t>
      </w:r>
      <w:r>
        <w:rPr>
          <w:rFonts w:hint="eastAsia"/>
          <w:lang w:val="en-US" w:eastAsia="zh-CN"/>
        </w:rPr>
        <w:t>数据</w:t>
      </w:r>
      <w:r>
        <w:rPr>
          <w:rFonts w:hint="eastAsia"/>
        </w:rPr>
        <w:t>至数据库，整个流程结束。</w:t>
      </w:r>
    </w:p>
    <w:p w14:paraId="06BB5C53">
      <w:pPr>
        <w:ind w:firstLine="420"/>
        <w:rPr>
          <w:rFonts w:hint="eastAsia" w:eastAsia="宋体"/>
          <w:lang w:eastAsia="zh-CN"/>
        </w:rPr>
      </w:pPr>
      <w:r>
        <w:rPr>
          <w:rFonts w:hint="eastAsia"/>
          <w:lang w:val="en-US" w:eastAsia="zh-CN"/>
        </w:rPr>
        <w:t>4</w:t>
      </w:r>
      <w:r>
        <w:rPr>
          <w:rFonts w:hint="eastAsia"/>
        </w:rPr>
        <w:t>、删除</w:t>
      </w:r>
      <w:r>
        <w:rPr>
          <w:rFonts w:hint="eastAsia"/>
          <w:lang w:val="en-US" w:eastAsia="zh-CN"/>
        </w:rPr>
        <w:t>师资</w:t>
      </w:r>
      <w:r>
        <w:rPr>
          <w:rFonts w:hint="eastAsia"/>
        </w:rPr>
        <w:t>用于</w:t>
      </w:r>
      <w:r>
        <w:rPr>
          <w:rFonts w:hint="eastAsia"/>
          <w:lang w:eastAsia="zh-CN"/>
        </w:rPr>
        <w:t>平台操作人员</w:t>
      </w:r>
      <w:r>
        <w:rPr>
          <w:rFonts w:hint="eastAsia"/>
        </w:rPr>
        <w:t>在</w:t>
      </w:r>
      <w:r>
        <w:rPr>
          <w:rFonts w:hint="eastAsia"/>
          <w:lang w:val="en-US" w:eastAsia="zh-CN"/>
        </w:rPr>
        <w:t>师资信息无效后，相关</w:t>
      </w:r>
      <w:r>
        <w:rPr>
          <w:rFonts w:hint="eastAsia"/>
        </w:rPr>
        <w:t>信息已经没有意义的情况下，对该</w:t>
      </w:r>
      <w:r>
        <w:rPr>
          <w:rFonts w:hint="eastAsia"/>
          <w:lang w:val="en-US" w:eastAsia="zh-CN"/>
        </w:rPr>
        <w:t>师资</w:t>
      </w:r>
      <w:r>
        <w:rPr>
          <w:rFonts w:hint="eastAsia"/>
        </w:rPr>
        <w:t>信息进行删除的操作</w:t>
      </w:r>
      <w:r>
        <w:rPr>
          <w:rFonts w:hint="eastAsia"/>
          <w:lang w:eastAsia="zh-CN"/>
        </w:rPr>
        <w:t>。</w:t>
      </w:r>
    </w:p>
    <w:p w14:paraId="6081D253">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数据管理平台，进入师资管理菜单，点击需要删除的对应师资信息右侧的删除按钮，弹出“是否确认删除师资”提示框，在点击确认后，执行删除操作提交并持久化，</w:t>
      </w:r>
      <w:r>
        <w:rPr>
          <w:rFonts w:hint="eastAsia"/>
        </w:rPr>
        <w:t>保存至数据库，整个流程结束。</w:t>
      </w:r>
    </w:p>
    <w:p w14:paraId="5A9A15F0">
      <w:pPr>
        <w:rPr>
          <w:rFonts w:hint="eastAsia" w:eastAsia="宋体"/>
          <w:lang w:eastAsia="zh-CN"/>
        </w:rPr>
      </w:pPr>
      <w:r>
        <w:rPr>
          <w:rFonts w:hint="eastAsia"/>
          <w:lang w:val="en-US" w:eastAsia="zh-CN"/>
        </w:rPr>
        <w:tab/>
      </w:r>
      <w:r>
        <w:rPr>
          <w:rFonts w:hint="eastAsia"/>
          <w:lang w:val="en-US" w:eastAsia="zh-CN"/>
        </w:rPr>
        <w:t>5、</w:t>
      </w:r>
      <w:r>
        <w:rPr>
          <w:rFonts w:hint="eastAsia"/>
        </w:rPr>
        <w:t>查看</w:t>
      </w:r>
      <w:r>
        <w:rPr>
          <w:rFonts w:hint="eastAsia"/>
          <w:lang w:val="en-US" w:eastAsia="zh-CN"/>
        </w:rPr>
        <w:t>师资详情</w:t>
      </w:r>
      <w:r>
        <w:rPr>
          <w:rFonts w:hint="eastAsia"/>
        </w:rPr>
        <w:t>用于</w:t>
      </w:r>
      <w:r>
        <w:rPr>
          <w:rFonts w:hint="eastAsia"/>
          <w:lang w:val="en-US" w:eastAsia="zh-CN"/>
        </w:rPr>
        <w:t>平台操作人员</w:t>
      </w:r>
      <w:r>
        <w:rPr>
          <w:rFonts w:hint="eastAsia"/>
        </w:rPr>
        <w:t>在</w:t>
      </w:r>
      <w:r>
        <w:rPr>
          <w:rFonts w:hint="eastAsia"/>
          <w:lang w:val="en-US" w:eastAsia="zh-CN"/>
        </w:rPr>
        <w:t>添加师资信息</w:t>
      </w:r>
      <w:r>
        <w:rPr>
          <w:rFonts w:hint="eastAsia"/>
        </w:rPr>
        <w:t>后，查看</w:t>
      </w:r>
      <w:r>
        <w:rPr>
          <w:rFonts w:hint="eastAsia"/>
          <w:lang w:val="en-US" w:eastAsia="zh-CN"/>
        </w:rPr>
        <w:t>师资具体信息</w:t>
      </w:r>
      <w:r>
        <w:rPr>
          <w:rFonts w:hint="eastAsia"/>
        </w:rPr>
        <w:t>的操作</w:t>
      </w:r>
      <w:r>
        <w:rPr>
          <w:rFonts w:hint="eastAsia"/>
          <w:lang w:eastAsia="zh-CN"/>
        </w:rPr>
        <w:t>。</w:t>
      </w:r>
    </w:p>
    <w:p w14:paraId="27D99E2B">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数据管理平台，进入师资管理菜单，点击需要查看详情的对应师资信息右侧的详情按钮，跳转到师资详情界面展示具体师资数据</w:t>
      </w:r>
      <w:r>
        <w:rPr>
          <w:rFonts w:hint="eastAsia"/>
        </w:rPr>
        <w:t>，整个流程结束。</w:t>
      </w:r>
    </w:p>
    <w:p w14:paraId="37768439">
      <w:pPr>
        <w:ind w:firstLine="420"/>
        <w:rPr>
          <w:rFonts w:hint="eastAsia" w:eastAsia="宋体"/>
          <w:lang w:eastAsia="zh-CN"/>
        </w:rPr>
      </w:pPr>
      <w:r>
        <w:rPr>
          <w:rFonts w:hint="eastAsia"/>
          <w:lang w:val="en-US" w:eastAsia="zh-CN"/>
        </w:rPr>
        <w:t>6、多条件查询</w:t>
      </w:r>
      <w:r>
        <w:rPr>
          <w:rFonts w:hint="eastAsia"/>
        </w:rPr>
        <w:t>用于</w:t>
      </w:r>
      <w:r>
        <w:rPr>
          <w:rFonts w:hint="eastAsia"/>
          <w:lang w:eastAsia="zh-CN"/>
        </w:rPr>
        <w:t>平台操作人员</w:t>
      </w:r>
      <w:r>
        <w:rPr>
          <w:rFonts w:hint="eastAsia"/>
          <w:lang w:val="en-US" w:eastAsia="zh-CN"/>
        </w:rPr>
        <w:t>根据条件筛选查询符合的师资数据，可进行筛选的条件有：平台编号、姓名、手机号、邮箱、所在单位名称、师资类型、在职类型、更新开始时间、更新结束时间</w:t>
      </w:r>
      <w:r>
        <w:rPr>
          <w:rFonts w:hint="eastAsia"/>
          <w:lang w:eastAsia="zh-CN"/>
        </w:rPr>
        <w:t>。</w:t>
      </w:r>
    </w:p>
    <w:p w14:paraId="69FE574D">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数据管理平台，在查询框中根据查询字段输入筛选条件，点击查询按钮，在师资列表中回显查询到的数据</w:t>
      </w:r>
      <w:r>
        <w:rPr>
          <w:rFonts w:hint="eastAsia"/>
        </w:rPr>
        <w:t>，整个流程结束。</w:t>
      </w:r>
    </w:p>
    <w:p w14:paraId="6C89A216">
      <w:pPr>
        <w:ind w:firstLine="420"/>
      </w:pPr>
      <w:r>
        <w:rPr>
          <w:rFonts w:hint="eastAsia"/>
        </w:rPr>
        <w:t>整个</w:t>
      </w:r>
      <w:r>
        <w:rPr>
          <w:rFonts w:hint="eastAsia"/>
          <w:lang w:val="en-US" w:eastAsia="zh-CN"/>
        </w:rPr>
        <w:t>师资</w:t>
      </w:r>
      <w:r>
        <w:rPr>
          <w:rFonts w:hint="eastAsia"/>
        </w:rPr>
        <w:t>管理的用例图如下：</w:t>
      </w:r>
    </w:p>
    <w:p w14:paraId="6A711B65">
      <w:pPr>
        <w:pStyle w:val="3"/>
        <w:rPr>
          <w:rFonts w:hint="eastAsia"/>
        </w:rPr>
      </w:pPr>
      <w:r>
        <w:drawing>
          <wp:inline distT="0" distB="0" distL="114300" distR="114300">
            <wp:extent cx="3418840" cy="2707005"/>
            <wp:effectExtent l="0" t="0" r="10160" b="10795"/>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39"/>
                    <a:stretch>
                      <a:fillRect/>
                    </a:stretch>
                  </pic:blipFill>
                  <pic:spPr>
                    <a:xfrm>
                      <a:off x="0" y="0"/>
                      <a:ext cx="3418840" cy="2707005"/>
                    </a:xfrm>
                    <a:prstGeom prst="rect">
                      <a:avLst/>
                    </a:prstGeom>
                    <a:noFill/>
                    <a:ln>
                      <a:noFill/>
                    </a:ln>
                  </pic:spPr>
                </pic:pic>
              </a:graphicData>
            </a:graphic>
          </wp:inline>
        </w:drawing>
      </w:r>
    </w:p>
    <w:p w14:paraId="3C8C9A5C">
      <w:pPr>
        <w:pStyle w:val="3"/>
        <w:ind w:left="0" w:leftChars="0" w:firstLine="0" w:firstLineChars="0"/>
        <w:rPr>
          <w:rFonts w:hint="eastAsia"/>
        </w:rPr>
      </w:pPr>
    </w:p>
    <w:p w14:paraId="46FAFE19">
      <w:pPr>
        <w:pStyle w:val="4"/>
      </w:pPr>
      <w:bookmarkStart w:id="18" w:name="_Toc19510"/>
      <w:r>
        <w:rPr>
          <w:rFonts w:hint="eastAsia"/>
        </w:rPr>
        <w:t>课程管理</w:t>
      </w:r>
      <w:bookmarkEnd w:id="18"/>
    </w:p>
    <w:p w14:paraId="00238FD2">
      <w:pPr>
        <w:ind w:firstLine="400"/>
      </w:pPr>
      <w:r>
        <w:rPr>
          <w:rFonts w:hint="eastAsia"/>
          <w:lang w:val="en-US" w:eastAsia="zh-CN"/>
        </w:rPr>
        <w:t>课程</w:t>
      </w:r>
      <w:r>
        <w:rPr>
          <w:rFonts w:hint="eastAsia"/>
        </w:rPr>
        <w:t>管理包括</w:t>
      </w:r>
      <w:r>
        <w:rPr>
          <w:rFonts w:hint="eastAsia"/>
          <w:lang w:val="en-US" w:eastAsia="zh-CN"/>
        </w:rPr>
        <w:t>新增课程</w:t>
      </w:r>
      <w:r>
        <w:rPr>
          <w:rFonts w:hint="eastAsia"/>
        </w:rPr>
        <w:t>、</w:t>
      </w:r>
      <w:r>
        <w:rPr>
          <w:rFonts w:hint="eastAsia"/>
          <w:lang w:val="en-US" w:eastAsia="zh-CN"/>
        </w:rPr>
        <w:t>编辑课程信息</w:t>
      </w:r>
      <w:r>
        <w:rPr>
          <w:rFonts w:hint="eastAsia"/>
        </w:rPr>
        <w:t>、删除</w:t>
      </w:r>
      <w:r>
        <w:rPr>
          <w:rFonts w:hint="eastAsia"/>
          <w:lang w:val="en-US" w:eastAsia="zh-CN"/>
        </w:rPr>
        <w:t>课程</w:t>
      </w:r>
      <w:r>
        <w:rPr>
          <w:rFonts w:hint="eastAsia"/>
        </w:rPr>
        <w:t>、查看</w:t>
      </w:r>
      <w:r>
        <w:rPr>
          <w:rFonts w:hint="eastAsia"/>
          <w:lang w:val="en-US" w:eastAsia="zh-CN"/>
        </w:rPr>
        <w:t>课程详情</w:t>
      </w:r>
      <w:r>
        <w:rPr>
          <w:rFonts w:hint="eastAsia"/>
        </w:rPr>
        <w:t>、</w:t>
      </w:r>
      <w:r>
        <w:rPr>
          <w:rFonts w:hint="eastAsia"/>
          <w:lang w:val="en-US" w:eastAsia="zh-CN"/>
        </w:rPr>
        <w:t>导出 Excel、多条件查询</w:t>
      </w:r>
      <w:r>
        <w:rPr>
          <w:rFonts w:hint="eastAsia"/>
        </w:rPr>
        <w:t>等操作。</w:t>
      </w:r>
    </w:p>
    <w:p w14:paraId="47FB4DA6">
      <w:pPr>
        <w:ind w:firstLine="400"/>
      </w:pPr>
      <w:r>
        <w:rPr>
          <w:rFonts w:hint="eastAsia"/>
        </w:rPr>
        <w:t>1、</w:t>
      </w:r>
      <w:r>
        <w:rPr>
          <w:rFonts w:hint="eastAsia"/>
          <w:lang w:val="en-US" w:eastAsia="zh-CN"/>
        </w:rPr>
        <w:t>新增课程</w:t>
      </w:r>
      <w:r>
        <w:rPr>
          <w:rFonts w:hint="eastAsia"/>
        </w:rPr>
        <w:t>用于</w:t>
      </w:r>
      <w:r>
        <w:rPr>
          <w:rFonts w:hint="eastAsia"/>
          <w:lang w:val="en-US" w:eastAsia="zh-CN"/>
        </w:rPr>
        <w:t>平台操作人员根据高校新增的课程信息，通过新增入口录入课程数据。</w:t>
      </w:r>
    </w:p>
    <w:p w14:paraId="67735BB1">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数据管理平台，进入课程管理菜单，点击新增按钮，进入新增页面</w:t>
      </w:r>
      <w:r>
        <w:rPr>
          <w:rFonts w:hint="eastAsia"/>
        </w:rPr>
        <w:t>，填写相关必要信息后，保存至数据库，整个流程结束。</w:t>
      </w:r>
    </w:p>
    <w:p w14:paraId="213989E1">
      <w:pPr>
        <w:ind w:firstLine="420"/>
        <w:rPr>
          <w:rFonts w:hint="eastAsia" w:eastAsia="宋体"/>
          <w:lang w:eastAsia="zh-CN"/>
        </w:rPr>
      </w:pPr>
      <w:r>
        <w:rPr>
          <w:rFonts w:hint="eastAsia"/>
        </w:rPr>
        <w:t>2、</w:t>
      </w:r>
      <w:r>
        <w:rPr>
          <w:rFonts w:hint="eastAsia"/>
          <w:lang w:val="en-US" w:eastAsia="zh-CN"/>
        </w:rPr>
        <w:t>编辑课程信息</w:t>
      </w:r>
      <w:r>
        <w:rPr>
          <w:rFonts w:hint="eastAsia"/>
        </w:rPr>
        <w:t>用于</w:t>
      </w:r>
      <w:r>
        <w:rPr>
          <w:rFonts w:hint="eastAsia"/>
          <w:lang w:val="en-US" w:eastAsia="zh-CN"/>
        </w:rPr>
        <w:t>平台操作人员</w:t>
      </w:r>
      <w:r>
        <w:rPr>
          <w:rFonts w:hint="eastAsia"/>
        </w:rPr>
        <w:t>在</w:t>
      </w:r>
      <w:r>
        <w:rPr>
          <w:rFonts w:hint="eastAsia"/>
          <w:lang w:val="en-US" w:eastAsia="zh-CN"/>
        </w:rPr>
        <w:t>添加课程信息</w:t>
      </w:r>
      <w:r>
        <w:rPr>
          <w:rFonts w:hint="eastAsia"/>
        </w:rPr>
        <w:t>后，在有必要对</w:t>
      </w:r>
      <w:r>
        <w:rPr>
          <w:rFonts w:hint="eastAsia"/>
          <w:lang w:val="en-US" w:eastAsia="zh-CN"/>
        </w:rPr>
        <w:t>课程</w:t>
      </w:r>
      <w:r>
        <w:rPr>
          <w:rFonts w:hint="eastAsia"/>
        </w:rPr>
        <w:t>信息进行修改时所做的操作</w:t>
      </w:r>
      <w:r>
        <w:rPr>
          <w:rFonts w:hint="eastAsia"/>
          <w:lang w:eastAsia="zh-CN"/>
        </w:rPr>
        <w:t>。</w:t>
      </w:r>
    </w:p>
    <w:p w14:paraId="4F2189ED">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数据管理平台，进入课程管理菜单，点击需要修改的对应课程信息右侧的编辑按钮，进入修改页面</w:t>
      </w:r>
      <w:r>
        <w:rPr>
          <w:rFonts w:hint="eastAsia"/>
        </w:rPr>
        <w:t>，填写</w:t>
      </w:r>
      <w:r>
        <w:rPr>
          <w:rFonts w:hint="eastAsia"/>
          <w:lang w:val="en-US" w:eastAsia="zh-CN"/>
        </w:rPr>
        <w:t>需要订正的课程信息</w:t>
      </w:r>
      <w:r>
        <w:rPr>
          <w:rFonts w:hint="eastAsia"/>
        </w:rPr>
        <w:t>后，保存至数据库，整个流程结束。</w:t>
      </w:r>
    </w:p>
    <w:p w14:paraId="0DCE94CC">
      <w:pPr>
        <w:ind w:firstLine="420"/>
        <w:rPr>
          <w:rFonts w:hint="eastAsia" w:eastAsia="宋体"/>
          <w:lang w:eastAsia="zh-CN"/>
        </w:rPr>
      </w:pPr>
      <w:r>
        <w:rPr>
          <w:rFonts w:hint="eastAsia"/>
        </w:rPr>
        <w:t>3、删除</w:t>
      </w:r>
      <w:r>
        <w:rPr>
          <w:rFonts w:hint="eastAsia"/>
          <w:lang w:val="en-US" w:eastAsia="zh-CN"/>
        </w:rPr>
        <w:t>课程</w:t>
      </w:r>
      <w:r>
        <w:rPr>
          <w:rFonts w:hint="eastAsia"/>
        </w:rPr>
        <w:t>用于</w:t>
      </w:r>
      <w:r>
        <w:rPr>
          <w:rFonts w:hint="eastAsia"/>
          <w:lang w:eastAsia="zh-CN"/>
        </w:rPr>
        <w:t>平台操作人员</w:t>
      </w:r>
      <w:r>
        <w:rPr>
          <w:rFonts w:hint="eastAsia"/>
        </w:rPr>
        <w:t>在</w:t>
      </w:r>
      <w:r>
        <w:rPr>
          <w:rFonts w:hint="eastAsia"/>
          <w:lang w:val="en-US" w:eastAsia="zh-CN"/>
        </w:rPr>
        <w:t>课程信息无效后，相关</w:t>
      </w:r>
      <w:r>
        <w:rPr>
          <w:rFonts w:hint="eastAsia"/>
        </w:rPr>
        <w:t>信息已经没有意义的情况下，对该</w:t>
      </w:r>
      <w:r>
        <w:rPr>
          <w:rFonts w:hint="eastAsia"/>
          <w:lang w:val="en-US" w:eastAsia="zh-CN"/>
        </w:rPr>
        <w:t>课程</w:t>
      </w:r>
      <w:r>
        <w:rPr>
          <w:rFonts w:hint="eastAsia"/>
        </w:rPr>
        <w:t>信息进行删除的操作</w:t>
      </w:r>
      <w:r>
        <w:rPr>
          <w:rFonts w:hint="eastAsia"/>
          <w:lang w:eastAsia="zh-CN"/>
        </w:rPr>
        <w:t>。</w:t>
      </w:r>
    </w:p>
    <w:p w14:paraId="089E9D36">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数据管理平台，进入课程管理菜单，点击需要删除的对应课程信息右侧的删除按钮，弹出“是否确认删除课程”提示框，在点击确认后，执行删除操作提交并持久化，</w:t>
      </w:r>
      <w:r>
        <w:rPr>
          <w:rFonts w:hint="eastAsia"/>
        </w:rPr>
        <w:t>保存至数据库，整个流程结束。</w:t>
      </w:r>
    </w:p>
    <w:p w14:paraId="6CA2554F">
      <w:pPr>
        <w:ind w:firstLine="420"/>
        <w:rPr>
          <w:rFonts w:hint="eastAsia" w:eastAsia="宋体"/>
          <w:lang w:eastAsia="zh-CN"/>
        </w:rPr>
      </w:pPr>
      <w:r>
        <w:rPr>
          <w:rFonts w:hint="eastAsia"/>
        </w:rPr>
        <w:t>4</w:t>
      </w:r>
      <w:r>
        <w:rPr>
          <w:rFonts w:hint="eastAsia"/>
          <w:lang w:eastAsia="zh-CN"/>
        </w:rPr>
        <w:t>、</w:t>
      </w:r>
      <w:r>
        <w:rPr>
          <w:rFonts w:hint="eastAsia"/>
        </w:rPr>
        <w:t>查看</w:t>
      </w:r>
      <w:r>
        <w:rPr>
          <w:rFonts w:hint="eastAsia"/>
          <w:lang w:val="en-US" w:eastAsia="zh-CN"/>
        </w:rPr>
        <w:t>课程详情</w:t>
      </w:r>
      <w:r>
        <w:rPr>
          <w:rFonts w:hint="eastAsia"/>
        </w:rPr>
        <w:t>用于</w:t>
      </w:r>
      <w:r>
        <w:rPr>
          <w:rFonts w:hint="eastAsia"/>
          <w:lang w:val="en-US" w:eastAsia="zh-CN"/>
        </w:rPr>
        <w:t>平台操作人员</w:t>
      </w:r>
      <w:r>
        <w:rPr>
          <w:rFonts w:hint="eastAsia"/>
        </w:rPr>
        <w:t>在</w:t>
      </w:r>
      <w:r>
        <w:rPr>
          <w:rFonts w:hint="eastAsia"/>
          <w:lang w:val="en-US" w:eastAsia="zh-CN"/>
        </w:rPr>
        <w:t>添加课程信息</w:t>
      </w:r>
      <w:r>
        <w:rPr>
          <w:rFonts w:hint="eastAsia"/>
        </w:rPr>
        <w:t>后，查看</w:t>
      </w:r>
      <w:r>
        <w:rPr>
          <w:rFonts w:hint="eastAsia"/>
          <w:lang w:val="en-US" w:eastAsia="zh-CN"/>
        </w:rPr>
        <w:t>课程具体信息</w:t>
      </w:r>
      <w:r>
        <w:rPr>
          <w:rFonts w:hint="eastAsia"/>
        </w:rPr>
        <w:t>的操作</w:t>
      </w:r>
      <w:r>
        <w:rPr>
          <w:rFonts w:hint="eastAsia"/>
          <w:lang w:eastAsia="zh-CN"/>
        </w:rPr>
        <w:t>。</w:t>
      </w:r>
    </w:p>
    <w:p w14:paraId="55E2AE31">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数据管理平台，进入课程管理菜单，点击需要查看详情的对应课程信息右侧的详情按钮，跳转到课程详情界面展示具体课程数据</w:t>
      </w:r>
      <w:r>
        <w:rPr>
          <w:rFonts w:hint="eastAsia"/>
        </w:rPr>
        <w:t>，整个流程结束。</w:t>
      </w:r>
    </w:p>
    <w:p w14:paraId="624FA72E">
      <w:pPr>
        <w:ind w:firstLine="420"/>
        <w:rPr>
          <w:rFonts w:hint="eastAsia" w:eastAsia="宋体"/>
          <w:lang w:eastAsia="zh-CN"/>
        </w:rPr>
      </w:pPr>
      <w:r>
        <w:rPr>
          <w:rFonts w:hint="eastAsia"/>
        </w:rPr>
        <w:t>5</w:t>
      </w:r>
      <w:r>
        <w:rPr>
          <w:rFonts w:hint="eastAsia"/>
          <w:lang w:eastAsia="zh-CN"/>
        </w:rPr>
        <w:t>、</w:t>
      </w:r>
      <w:r>
        <w:rPr>
          <w:rFonts w:hint="eastAsia"/>
          <w:lang w:val="en-US" w:eastAsia="zh-CN"/>
        </w:rPr>
        <w:t>导出 Excel</w:t>
      </w:r>
      <w:r>
        <w:rPr>
          <w:rFonts w:hint="eastAsia"/>
        </w:rPr>
        <w:t>用于</w:t>
      </w:r>
      <w:r>
        <w:rPr>
          <w:rFonts w:hint="eastAsia"/>
          <w:lang w:eastAsia="zh-CN"/>
        </w:rPr>
        <w:t>平台操作人员</w:t>
      </w:r>
      <w:r>
        <w:rPr>
          <w:rFonts w:hint="eastAsia"/>
          <w:lang w:val="en-US" w:eastAsia="zh-CN"/>
        </w:rPr>
        <w:t>需要快速获取所有课程数据时，可以将所有课程数据批量导出到 Excel 并下载到本地</w:t>
      </w:r>
      <w:r>
        <w:rPr>
          <w:rFonts w:hint="eastAsia"/>
          <w:lang w:eastAsia="zh-CN"/>
        </w:rPr>
        <w:t>。</w:t>
      </w:r>
    </w:p>
    <w:p w14:paraId="4301789F">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数据管理平台，进入课程管理菜单，点击“导出Excel”按钮，下载“课程管理表-xx.xls”文件</w:t>
      </w:r>
      <w:r>
        <w:rPr>
          <w:rFonts w:hint="eastAsia"/>
        </w:rPr>
        <w:t>，整个流程结束。</w:t>
      </w:r>
    </w:p>
    <w:p w14:paraId="497940D0">
      <w:pPr>
        <w:ind w:firstLine="420"/>
        <w:rPr>
          <w:rFonts w:hint="eastAsia" w:eastAsia="宋体"/>
          <w:lang w:eastAsia="zh-CN"/>
        </w:rPr>
      </w:pPr>
      <w:r>
        <w:rPr>
          <w:rFonts w:hint="eastAsia"/>
          <w:lang w:val="en-US" w:eastAsia="zh-CN"/>
        </w:rPr>
        <w:t>6、多条件查询</w:t>
      </w:r>
      <w:r>
        <w:rPr>
          <w:rFonts w:hint="eastAsia"/>
        </w:rPr>
        <w:t>用于</w:t>
      </w:r>
      <w:r>
        <w:rPr>
          <w:rFonts w:hint="eastAsia"/>
          <w:lang w:eastAsia="zh-CN"/>
        </w:rPr>
        <w:t>平台操作人员</w:t>
      </w:r>
      <w:r>
        <w:rPr>
          <w:rFonts w:hint="eastAsia"/>
          <w:lang w:val="en-US" w:eastAsia="zh-CN"/>
        </w:rPr>
        <w:t>根据条件筛选查询符合的课程数据，可进行筛选的条件有：课程编号、课程名称、课程类型、更新开始时间、更新结束时间</w:t>
      </w:r>
      <w:r>
        <w:rPr>
          <w:rFonts w:hint="eastAsia"/>
          <w:lang w:eastAsia="zh-CN"/>
        </w:rPr>
        <w:t>。</w:t>
      </w:r>
    </w:p>
    <w:p w14:paraId="7C43D833">
      <w:pPr>
        <w:ind w:firstLine="400" w:firstLineChars="200"/>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数据管理平台，在查询框中根据查询字段输入筛选条件，点击查询按钮，在课程列表中回显查询到的数据</w:t>
      </w:r>
      <w:r>
        <w:rPr>
          <w:rFonts w:hint="eastAsia"/>
        </w:rPr>
        <w:t>，整个流程结束。</w:t>
      </w:r>
    </w:p>
    <w:p w14:paraId="55DF1167">
      <w:pPr>
        <w:ind w:firstLine="400" w:firstLineChars="200"/>
        <w:rPr>
          <w:rFonts w:hint="eastAsia"/>
        </w:rPr>
      </w:pPr>
    </w:p>
    <w:p w14:paraId="10972652">
      <w:pPr>
        <w:ind w:firstLine="420"/>
      </w:pPr>
      <w:r>
        <w:rPr>
          <w:rFonts w:hint="eastAsia"/>
        </w:rPr>
        <w:t>整个</w:t>
      </w:r>
      <w:r>
        <w:rPr>
          <w:rFonts w:hint="eastAsia"/>
          <w:lang w:val="en-US" w:eastAsia="zh-CN"/>
        </w:rPr>
        <w:t>课程</w:t>
      </w:r>
      <w:r>
        <w:rPr>
          <w:rFonts w:hint="eastAsia"/>
        </w:rPr>
        <w:t>管理的用例图如下：</w:t>
      </w:r>
    </w:p>
    <w:p w14:paraId="0D651A89">
      <w:pPr>
        <w:pStyle w:val="3"/>
        <w:rPr>
          <w:snapToGrid/>
        </w:rPr>
      </w:pPr>
      <w:r>
        <w:drawing>
          <wp:inline distT="0" distB="0" distL="114300" distR="114300">
            <wp:extent cx="3260090" cy="2630805"/>
            <wp:effectExtent l="0" t="0" r="3810" b="1079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0"/>
                    <a:stretch>
                      <a:fillRect/>
                    </a:stretch>
                  </pic:blipFill>
                  <pic:spPr>
                    <a:xfrm>
                      <a:off x="0" y="0"/>
                      <a:ext cx="3260090" cy="2630805"/>
                    </a:xfrm>
                    <a:prstGeom prst="rect">
                      <a:avLst/>
                    </a:prstGeom>
                    <a:noFill/>
                    <a:ln>
                      <a:noFill/>
                    </a:ln>
                  </pic:spPr>
                </pic:pic>
              </a:graphicData>
            </a:graphic>
          </wp:inline>
        </w:drawing>
      </w:r>
    </w:p>
    <w:p w14:paraId="2C159FDC">
      <w:pPr>
        <w:pStyle w:val="4"/>
        <w:rPr>
          <w:rFonts w:hint="eastAsia"/>
        </w:rPr>
      </w:pPr>
      <w:bookmarkStart w:id="19" w:name="_Toc23965"/>
      <w:r>
        <w:rPr>
          <w:rFonts w:hint="eastAsia"/>
        </w:rPr>
        <w:t>新闻公告</w:t>
      </w:r>
      <w:r>
        <w:rPr>
          <w:rFonts w:hint="eastAsia"/>
          <w:lang w:val="en-US" w:eastAsia="zh-CN"/>
        </w:rPr>
        <w:t>管理</w:t>
      </w:r>
      <w:bookmarkEnd w:id="19"/>
    </w:p>
    <w:p w14:paraId="3AC93F7D">
      <w:pPr>
        <w:ind w:firstLine="400"/>
      </w:pPr>
      <w:r>
        <w:rPr>
          <w:rFonts w:hint="eastAsia"/>
          <w:lang w:val="zh-CN"/>
        </w:rPr>
        <w:t>新闻公告</w:t>
      </w:r>
      <w:r>
        <w:rPr>
          <w:rFonts w:hint="eastAsia"/>
        </w:rPr>
        <w:t>管理包括</w:t>
      </w:r>
      <w:r>
        <w:rPr>
          <w:rFonts w:hint="eastAsia"/>
          <w:lang w:val="en-US" w:eastAsia="zh-CN"/>
        </w:rPr>
        <w:t>新增</w:t>
      </w:r>
      <w:r>
        <w:rPr>
          <w:rFonts w:hint="eastAsia"/>
          <w:lang w:val="zh-CN"/>
        </w:rPr>
        <w:t>新闻公告</w:t>
      </w:r>
      <w:r>
        <w:rPr>
          <w:rFonts w:hint="eastAsia"/>
        </w:rPr>
        <w:t>、</w:t>
      </w:r>
      <w:r>
        <w:rPr>
          <w:rFonts w:hint="eastAsia"/>
          <w:lang w:val="en-US" w:eastAsia="zh-CN"/>
        </w:rPr>
        <w:t>编辑</w:t>
      </w:r>
      <w:r>
        <w:rPr>
          <w:rFonts w:hint="eastAsia"/>
          <w:lang w:val="zh-CN"/>
        </w:rPr>
        <w:t>新闻公告</w:t>
      </w:r>
      <w:r>
        <w:rPr>
          <w:rFonts w:hint="eastAsia"/>
          <w:lang w:val="en-US" w:eastAsia="zh-CN"/>
        </w:rPr>
        <w:t>信息</w:t>
      </w:r>
      <w:r>
        <w:rPr>
          <w:rFonts w:hint="eastAsia" w:ascii="Arial" w:hAnsi="Arial" w:eastAsia="宋体" w:cs="Times New Roman"/>
          <w:lang w:val="en-US" w:eastAsia="zh-CN"/>
        </w:rPr>
        <w:t>、审批</w:t>
      </w:r>
      <w:r>
        <w:rPr>
          <w:rFonts w:hint="eastAsia" w:ascii="Arial" w:hAnsi="Arial" w:eastAsia="宋体" w:cs="Times New Roman"/>
          <w:lang w:val="zh-CN" w:eastAsia="zh-CN"/>
        </w:rPr>
        <w:t>新闻公告</w:t>
      </w:r>
      <w:r>
        <w:rPr>
          <w:rFonts w:hint="eastAsia" w:ascii="Arial" w:hAnsi="Arial" w:eastAsia="宋体" w:cs="Times New Roman"/>
          <w:lang w:val="en-US" w:eastAsia="zh-CN"/>
        </w:rPr>
        <w:t>、删除</w:t>
      </w:r>
      <w:r>
        <w:rPr>
          <w:rFonts w:hint="eastAsia" w:ascii="Arial" w:hAnsi="Arial" w:eastAsia="宋体" w:cs="Times New Roman"/>
          <w:lang w:val="zh-CN" w:eastAsia="zh-CN"/>
        </w:rPr>
        <w:t>新闻公告</w:t>
      </w:r>
      <w:r>
        <w:rPr>
          <w:rFonts w:hint="eastAsia"/>
        </w:rPr>
        <w:t>、查看</w:t>
      </w:r>
      <w:r>
        <w:rPr>
          <w:rFonts w:hint="eastAsia"/>
          <w:lang w:val="zh-CN"/>
        </w:rPr>
        <w:t>新闻公告</w:t>
      </w:r>
      <w:r>
        <w:rPr>
          <w:rFonts w:hint="eastAsia"/>
          <w:lang w:val="en-US" w:eastAsia="zh-CN"/>
        </w:rPr>
        <w:t>详情</w:t>
      </w:r>
      <w:r>
        <w:rPr>
          <w:rFonts w:hint="eastAsia"/>
        </w:rPr>
        <w:t>、</w:t>
      </w:r>
      <w:r>
        <w:rPr>
          <w:rFonts w:hint="eastAsia"/>
          <w:lang w:val="en-US" w:eastAsia="zh-CN"/>
        </w:rPr>
        <w:t>导出 Excel、多条件查询</w:t>
      </w:r>
      <w:r>
        <w:rPr>
          <w:rFonts w:hint="eastAsia"/>
        </w:rPr>
        <w:t>等操作。</w:t>
      </w:r>
    </w:p>
    <w:p w14:paraId="21329B53">
      <w:pPr>
        <w:ind w:firstLine="400"/>
      </w:pPr>
      <w:r>
        <w:rPr>
          <w:rFonts w:hint="eastAsia"/>
        </w:rPr>
        <w:t>1、</w:t>
      </w:r>
      <w:r>
        <w:rPr>
          <w:rFonts w:hint="eastAsia"/>
          <w:lang w:val="en-US" w:eastAsia="zh-CN"/>
        </w:rPr>
        <w:t>新增</w:t>
      </w:r>
      <w:r>
        <w:rPr>
          <w:rFonts w:hint="eastAsia"/>
          <w:lang w:val="zh-CN"/>
        </w:rPr>
        <w:t>新闻公告</w:t>
      </w:r>
      <w:r>
        <w:rPr>
          <w:rFonts w:hint="eastAsia"/>
        </w:rPr>
        <w:t>用于</w:t>
      </w:r>
      <w:r>
        <w:rPr>
          <w:rFonts w:hint="eastAsia"/>
          <w:lang w:val="en-US" w:eastAsia="zh-CN"/>
        </w:rPr>
        <w:t>平台操作人员根据高校新增的新闻公告信息，通过新增入口录入新闻公告数据。</w:t>
      </w:r>
    </w:p>
    <w:p w14:paraId="797DE77F">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数据管理平台，进入新闻公告管理菜单，点击新增按钮，进入新增页面</w:t>
      </w:r>
      <w:r>
        <w:rPr>
          <w:rFonts w:hint="eastAsia"/>
        </w:rPr>
        <w:t>，填写相关必要信息后，保存至数据库，整个流程结束。</w:t>
      </w:r>
    </w:p>
    <w:p w14:paraId="6E1EC8FE">
      <w:pPr>
        <w:ind w:firstLine="420"/>
        <w:rPr>
          <w:rFonts w:hint="eastAsia" w:eastAsia="宋体"/>
          <w:lang w:eastAsia="zh-CN"/>
        </w:rPr>
      </w:pPr>
      <w:r>
        <w:rPr>
          <w:rFonts w:hint="eastAsia"/>
        </w:rPr>
        <w:t>2、</w:t>
      </w:r>
      <w:r>
        <w:rPr>
          <w:rFonts w:hint="eastAsia"/>
          <w:lang w:val="en-US" w:eastAsia="zh-CN"/>
        </w:rPr>
        <w:t>编辑新闻公告信息</w:t>
      </w:r>
      <w:r>
        <w:rPr>
          <w:rFonts w:hint="eastAsia"/>
        </w:rPr>
        <w:t>用于</w:t>
      </w:r>
      <w:r>
        <w:rPr>
          <w:rFonts w:hint="eastAsia"/>
          <w:lang w:val="en-US" w:eastAsia="zh-CN"/>
        </w:rPr>
        <w:t>平台操作人员</w:t>
      </w:r>
      <w:r>
        <w:rPr>
          <w:rFonts w:hint="eastAsia"/>
        </w:rPr>
        <w:t>在</w:t>
      </w:r>
      <w:r>
        <w:rPr>
          <w:rFonts w:hint="eastAsia"/>
          <w:lang w:val="en-US" w:eastAsia="zh-CN"/>
        </w:rPr>
        <w:t>添加新闻公告信息</w:t>
      </w:r>
      <w:r>
        <w:rPr>
          <w:rFonts w:hint="eastAsia"/>
        </w:rPr>
        <w:t>后，在有必要对</w:t>
      </w:r>
      <w:r>
        <w:rPr>
          <w:rFonts w:hint="eastAsia"/>
          <w:lang w:val="en-US" w:eastAsia="zh-CN"/>
        </w:rPr>
        <w:t>新闻公告</w:t>
      </w:r>
      <w:r>
        <w:rPr>
          <w:rFonts w:hint="eastAsia"/>
        </w:rPr>
        <w:t>信息进行修改时所做的操作</w:t>
      </w:r>
      <w:r>
        <w:rPr>
          <w:rFonts w:hint="eastAsia"/>
          <w:lang w:eastAsia="zh-CN"/>
        </w:rPr>
        <w:t>。</w:t>
      </w:r>
    </w:p>
    <w:p w14:paraId="02A6D7F1">
      <w:pPr>
        <w:ind w:firstLine="400" w:firstLineChars="200"/>
        <w:rPr>
          <w:rFonts w:hint="eastAsia"/>
          <w:color w:val="auto"/>
        </w:rPr>
      </w:pPr>
      <w:r>
        <w:rPr>
          <w:rFonts w:hint="eastAsia"/>
          <w:lang w:val="en-US" w:eastAsia="zh-CN"/>
        </w:rPr>
        <w:t>平台操作人员</w:t>
      </w:r>
      <w:r>
        <w:rPr>
          <w:rFonts w:hint="eastAsia"/>
        </w:rPr>
        <w:t>登录进</w:t>
      </w:r>
      <w:r>
        <w:rPr>
          <w:rFonts w:hint="eastAsia"/>
          <w:lang w:val="en-US" w:eastAsia="zh-CN"/>
        </w:rPr>
        <w:t>数据管理平台，进入新闻公告管理菜单，点击需要修改的对应新闻公告信息右侧的编辑按钮，进入修改页面</w:t>
      </w:r>
      <w:r>
        <w:rPr>
          <w:rFonts w:hint="eastAsia"/>
        </w:rPr>
        <w:t>，填写</w:t>
      </w:r>
      <w:r>
        <w:rPr>
          <w:rFonts w:hint="eastAsia"/>
          <w:lang w:val="en-US" w:eastAsia="zh-CN"/>
        </w:rPr>
        <w:t>需要订正的新闻公告信息</w:t>
      </w:r>
      <w:r>
        <w:rPr>
          <w:rFonts w:hint="eastAsia"/>
        </w:rPr>
        <w:t>后，保存至数据库，整</w:t>
      </w:r>
      <w:r>
        <w:rPr>
          <w:rFonts w:hint="eastAsia"/>
          <w:color w:val="auto"/>
        </w:rPr>
        <w:t>个流程结束。</w:t>
      </w:r>
    </w:p>
    <w:p w14:paraId="1868D90A">
      <w:pPr>
        <w:ind w:firstLine="420"/>
        <w:rPr>
          <w:rFonts w:hint="eastAsia" w:eastAsia="宋体"/>
          <w:color w:val="auto"/>
          <w:lang w:eastAsia="zh-CN"/>
        </w:rPr>
      </w:pPr>
      <w:r>
        <w:rPr>
          <w:rFonts w:hint="eastAsia"/>
          <w:color w:val="auto"/>
          <w:lang w:val="en-US" w:eastAsia="zh-CN"/>
        </w:rPr>
        <w:t>3</w:t>
      </w:r>
      <w:r>
        <w:rPr>
          <w:rFonts w:hint="eastAsia"/>
          <w:color w:val="auto"/>
        </w:rPr>
        <w:t>、</w:t>
      </w:r>
      <w:r>
        <w:rPr>
          <w:rFonts w:hint="eastAsia"/>
          <w:color w:val="auto"/>
          <w:lang w:val="en-US" w:eastAsia="zh-CN"/>
        </w:rPr>
        <w:t>审批</w:t>
      </w:r>
      <w:r>
        <w:rPr>
          <w:rFonts w:hint="eastAsia"/>
          <w:color w:val="auto"/>
          <w:lang w:val="zh-CN"/>
        </w:rPr>
        <w:t>新闻公告</w:t>
      </w:r>
      <w:r>
        <w:rPr>
          <w:rFonts w:hint="eastAsia"/>
          <w:color w:val="auto"/>
        </w:rPr>
        <w:t>用于</w:t>
      </w:r>
      <w:r>
        <w:rPr>
          <w:rFonts w:hint="eastAsia"/>
          <w:color w:val="auto"/>
          <w:lang w:val="en-US" w:eastAsia="zh-CN"/>
        </w:rPr>
        <w:t>平台操作人员在线审核新闻公告，审核失败则选择下架，审核通过会发布到在线平台。</w:t>
      </w:r>
    </w:p>
    <w:p w14:paraId="5CA2A516">
      <w:pPr>
        <w:ind w:firstLine="400" w:firstLineChars="200"/>
        <w:rPr>
          <w:rFonts w:hint="eastAsia"/>
          <w:color w:val="auto"/>
        </w:rPr>
      </w:pPr>
      <w:r>
        <w:rPr>
          <w:rFonts w:hint="eastAsia"/>
          <w:color w:val="auto"/>
          <w:lang w:val="en-US" w:eastAsia="zh-CN"/>
        </w:rPr>
        <w:t>平台操作人员</w:t>
      </w:r>
      <w:r>
        <w:rPr>
          <w:rFonts w:hint="eastAsia"/>
          <w:color w:val="auto"/>
        </w:rPr>
        <w:t>登录进</w:t>
      </w:r>
      <w:r>
        <w:rPr>
          <w:rFonts w:hint="eastAsia"/>
          <w:color w:val="auto"/>
          <w:lang w:val="en-US" w:eastAsia="zh-CN"/>
        </w:rPr>
        <w:t>数据管理平台，进入新闻公告管理菜单，点击需要查看详情的对应新闻公告信息右侧的操作按钮，进入审核页面</w:t>
      </w:r>
      <w:r>
        <w:rPr>
          <w:rFonts w:hint="eastAsia"/>
          <w:color w:val="auto"/>
        </w:rPr>
        <w:t>，</w:t>
      </w:r>
      <w:r>
        <w:rPr>
          <w:rFonts w:hint="eastAsia"/>
          <w:color w:val="auto"/>
          <w:lang w:val="en-US" w:eastAsia="zh-CN"/>
        </w:rPr>
        <w:t>根据审核状态选择按钮：审核失败则选择下架，审核通过则选择发布，对应新闻公告会发布到在线平台</w:t>
      </w:r>
      <w:r>
        <w:rPr>
          <w:rFonts w:hint="eastAsia"/>
          <w:color w:val="auto"/>
        </w:rPr>
        <w:t>，</w:t>
      </w:r>
      <w:r>
        <w:rPr>
          <w:rFonts w:hint="eastAsia"/>
          <w:color w:val="auto"/>
          <w:lang w:val="en-US" w:eastAsia="zh-CN"/>
        </w:rPr>
        <w:t>相关审批状态</w:t>
      </w:r>
      <w:r>
        <w:rPr>
          <w:rFonts w:hint="eastAsia"/>
          <w:color w:val="auto"/>
        </w:rPr>
        <w:t>保存</w:t>
      </w:r>
      <w:r>
        <w:rPr>
          <w:rFonts w:hint="eastAsia"/>
          <w:color w:val="auto"/>
          <w:lang w:val="en-US" w:eastAsia="zh-CN"/>
        </w:rPr>
        <w:t>数据</w:t>
      </w:r>
      <w:r>
        <w:rPr>
          <w:rFonts w:hint="eastAsia"/>
          <w:color w:val="auto"/>
        </w:rPr>
        <w:t>至数据库，整个流程结束。</w:t>
      </w:r>
    </w:p>
    <w:p w14:paraId="67DC0467">
      <w:pPr>
        <w:ind w:firstLine="420"/>
        <w:rPr>
          <w:rFonts w:hint="eastAsia" w:eastAsia="宋体"/>
          <w:color w:val="auto"/>
          <w:lang w:eastAsia="zh-CN"/>
        </w:rPr>
      </w:pPr>
      <w:r>
        <w:rPr>
          <w:rFonts w:hint="eastAsia"/>
          <w:color w:val="auto"/>
          <w:lang w:val="en-US" w:eastAsia="zh-CN"/>
        </w:rPr>
        <w:t>4</w:t>
      </w:r>
      <w:r>
        <w:rPr>
          <w:rFonts w:hint="eastAsia"/>
          <w:color w:val="auto"/>
        </w:rPr>
        <w:t>、删除</w:t>
      </w:r>
      <w:r>
        <w:rPr>
          <w:rFonts w:hint="eastAsia"/>
          <w:color w:val="auto"/>
          <w:lang w:val="en-US" w:eastAsia="zh-CN"/>
        </w:rPr>
        <w:t>新闻公告</w:t>
      </w:r>
      <w:r>
        <w:rPr>
          <w:rFonts w:hint="eastAsia"/>
          <w:color w:val="auto"/>
        </w:rPr>
        <w:t>用于</w:t>
      </w:r>
      <w:r>
        <w:rPr>
          <w:rFonts w:hint="eastAsia"/>
          <w:color w:val="auto"/>
          <w:lang w:eastAsia="zh-CN"/>
        </w:rPr>
        <w:t>平台操作人员</w:t>
      </w:r>
      <w:r>
        <w:rPr>
          <w:rFonts w:hint="eastAsia"/>
          <w:color w:val="auto"/>
        </w:rPr>
        <w:t>在</w:t>
      </w:r>
      <w:r>
        <w:rPr>
          <w:rFonts w:hint="eastAsia"/>
          <w:color w:val="auto"/>
          <w:lang w:val="en-US" w:eastAsia="zh-CN"/>
        </w:rPr>
        <w:t>新闻公告信息无效后，相关</w:t>
      </w:r>
      <w:r>
        <w:rPr>
          <w:rFonts w:hint="eastAsia"/>
          <w:color w:val="auto"/>
        </w:rPr>
        <w:t>信息已经没有意义的情况下，对该</w:t>
      </w:r>
      <w:r>
        <w:rPr>
          <w:rFonts w:hint="eastAsia"/>
          <w:color w:val="auto"/>
          <w:lang w:val="en-US" w:eastAsia="zh-CN"/>
        </w:rPr>
        <w:t>新闻公告</w:t>
      </w:r>
      <w:r>
        <w:rPr>
          <w:rFonts w:hint="eastAsia"/>
          <w:color w:val="auto"/>
        </w:rPr>
        <w:t>信息进行删除的操作</w:t>
      </w:r>
      <w:r>
        <w:rPr>
          <w:rFonts w:hint="eastAsia"/>
          <w:color w:val="auto"/>
          <w:lang w:eastAsia="zh-CN"/>
        </w:rPr>
        <w:t>。</w:t>
      </w:r>
    </w:p>
    <w:p w14:paraId="397D0D11">
      <w:pPr>
        <w:ind w:firstLine="400" w:firstLineChars="200"/>
        <w:rPr>
          <w:color w:val="auto"/>
        </w:rPr>
      </w:pPr>
      <w:r>
        <w:rPr>
          <w:rFonts w:hint="eastAsia"/>
          <w:color w:val="auto"/>
          <w:lang w:val="en-US" w:eastAsia="zh-CN"/>
        </w:rPr>
        <w:t>平台操作人员</w:t>
      </w:r>
      <w:r>
        <w:rPr>
          <w:rFonts w:hint="eastAsia"/>
          <w:color w:val="auto"/>
        </w:rPr>
        <w:t>登录进</w:t>
      </w:r>
      <w:r>
        <w:rPr>
          <w:rFonts w:hint="eastAsia"/>
          <w:color w:val="auto"/>
          <w:lang w:val="en-US" w:eastAsia="zh-CN"/>
        </w:rPr>
        <w:t>数据管理平台，进入新闻公告管理菜单，点击需要删除的对应新闻公告信息右侧的删除按钮，弹出“是否确认删除新闻公告”提示框，在点击确认后，执行删除操作提交并持久化，</w:t>
      </w:r>
      <w:r>
        <w:rPr>
          <w:rFonts w:hint="eastAsia"/>
          <w:color w:val="auto"/>
        </w:rPr>
        <w:t>保存至数据库，整个流程结束。</w:t>
      </w:r>
    </w:p>
    <w:p w14:paraId="3594A746">
      <w:pPr>
        <w:rPr>
          <w:rFonts w:hint="eastAsia" w:eastAsia="宋体"/>
          <w:color w:val="auto"/>
          <w:lang w:eastAsia="zh-CN"/>
        </w:rPr>
      </w:pPr>
      <w:r>
        <w:rPr>
          <w:rFonts w:hint="eastAsia"/>
          <w:color w:val="auto"/>
          <w:lang w:val="en-US" w:eastAsia="zh-CN"/>
        </w:rPr>
        <w:tab/>
      </w:r>
      <w:r>
        <w:rPr>
          <w:rFonts w:hint="eastAsia"/>
          <w:color w:val="auto"/>
          <w:lang w:val="en-US" w:eastAsia="zh-CN"/>
        </w:rPr>
        <w:t>5、</w:t>
      </w:r>
      <w:r>
        <w:rPr>
          <w:rFonts w:hint="eastAsia"/>
          <w:color w:val="auto"/>
        </w:rPr>
        <w:t>查看</w:t>
      </w:r>
      <w:r>
        <w:rPr>
          <w:rFonts w:hint="eastAsia"/>
          <w:color w:val="auto"/>
          <w:lang w:val="en-US" w:eastAsia="zh-CN"/>
        </w:rPr>
        <w:t>新闻公告详情</w:t>
      </w:r>
      <w:r>
        <w:rPr>
          <w:rFonts w:hint="eastAsia"/>
          <w:color w:val="auto"/>
        </w:rPr>
        <w:t>用于</w:t>
      </w:r>
      <w:r>
        <w:rPr>
          <w:rFonts w:hint="eastAsia"/>
          <w:color w:val="auto"/>
          <w:lang w:val="en-US" w:eastAsia="zh-CN"/>
        </w:rPr>
        <w:t>平台操作人员</w:t>
      </w:r>
      <w:r>
        <w:rPr>
          <w:rFonts w:hint="eastAsia"/>
          <w:color w:val="auto"/>
        </w:rPr>
        <w:t>在</w:t>
      </w:r>
      <w:r>
        <w:rPr>
          <w:rFonts w:hint="eastAsia"/>
          <w:color w:val="auto"/>
          <w:lang w:val="en-US" w:eastAsia="zh-CN"/>
        </w:rPr>
        <w:t>添加新闻公告信息</w:t>
      </w:r>
      <w:r>
        <w:rPr>
          <w:rFonts w:hint="eastAsia"/>
          <w:color w:val="auto"/>
        </w:rPr>
        <w:t>后，查看</w:t>
      </w:r>
      <w:r>
        <w:rPr>
          <w:rFonts w:hint="eastAsia"/>
          <w:color w:val="auto"/>
          <w:lang w:val="en-US" w:eastAsia="zh-CN"/>
        </w:rPr>
        <w:t>新闻公告具体信息</w:t>
      </w:r>
      <w:r>
        <w:rPr>
          <w:rFonts w:hint="eastAsia"/>
          <w:color w:val="auto"/>
        </w:rPr>
        <w:t>的操作</w:t>
      </w:r>
      <w:r>
        <w:rPr>
          <w:rFonts w:hint="eastAsia"/>
          <w:color w:val="auto"/>
          <w:lang w:eastAsia="zh-CN"/>
        </w:rPr>
        <w:t>。</w:t>
      </w:r>
    </w:p>
    <w:p w14:paraId="04C72ED3">
      <w:pPr>
        <w:ind w:firstLine="400" w:firstLineChars="200"/>
        <w:rPr>
          <w:color w:val="auto"/>
        </w:rPr>
      </w:pPr>
      <w:r>
        <w:rPr>
          <w:rFonts w:hint="eastAsia"/>
          <w:color w:val="auto"/>
          <w:lang w:val="en-US" w:eastAsia="zh-CN"/>
        </w:rPr>
        <w:t>平台操作人员</w:t>
      </w:r>
      <w:r>
        <w:rPr>
          <w:rFonts w:hint="eastAsia"/>
          <w:color w:val="auto"/>
        </w:rPr>
        <w:t>登录进</w:t>
      </w:r>
      <w:r>
        <w:rPr>
          <w:rFonts w:hint="eastAsia"/>
          <w:color w:val="auto"/>
          <w:lang w:val="en-US" w:eastAsia="zh-CN"/>
        </w:rPr>
        <w:t>数据管理平台，进入新闻公告管理菜单，点击需要修改的对应新闻公告信息右侧的更多按钮，选中“详情”按钮，跳转到新闻公告详情界面展示具体新闻公告数据</w:t>
      </w:r>
      <w:r>
        <w:rPr>
          <w:rFonts w:hint="eastAsia"/>
          <w:color w:val="auto"/>
        </w:rPr>
        <w:t>，整个流程结束。</w:t>
      </w:r>
    </w:p>
    <w:p w14:paraId="56F58052">
      <w:pPr>
        <w:ind w:firstLine="420"/>
        <w:rPr>
          <w:rFonts w:hint="eastAsia" w:eastAsia="宋体"/>
          <w:lang w:eastAsia="zh-CN"/>
        </w:rPr>
      </w:pPr>
      <w:r>
        <w:rPr>
          <w:rFonts w:hint="eastAsia"/>
          <w:lang w:val="en-US" w:eastAsia="zh-CN"/>
        </w:rPr>
        <w:t>6、导出 Excel</w:t>
      </w:r>
      <w:r>
        <w:rPr>
          <w:rFonts w:hint="eastAsia"/>
        </w:rPr>
        <w:t>用于</w:t>
      </w:r>
      <w:r>
        <w:rPr>
          <w:rFonts w:hint="eastAsia"/>
          <w:lang w:eastAsia="zh-CN"/>
        </w:rPr>
        <w:t>平台操作人员</w:t>
      </w:r>
      <w:r>
        <w:rPr>
          <w:rFonts w:hint="eastAsia"/>
          <w:lang w:val="en-US" w:eastAsia="zh-CN"/>
        </w:rPr>
        <w:t>需要快速获取所有新闻公告数据时，可以将所有新闻公告数据批量导出到 Excel 并下载到本地</w:t>
      </w:r>
      <w:r>
        <w:rPr>
          <w:rFonts w:hint="eastAsia"/>
          <w:lang w:eastAsia="zh-CN"/>
        </w:rPr>
        <w:t>。</w:t>
      </w:r>
    </w:p>
    <w:p w14:paraId="46320C52">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数据管理平台，进入新闻公告管理菜单，点击“导出Excel”按钮，下载“新闻公告表-xx.xls”文件</w:t>
      </w:r>
      <w:r>
        <w:rPr>
          <w:rFonts w:hint="eastAsia"/>
        </w:rPr>
        <w:t>，整个流程结束。</w:t>
      </w:r>
    </w:p>
    <w:p w14:paraId="69038665">
      <w:pPr>
        <w:ind w:firstLine="420"/>
        <w:rPr>
          <w:rFonts w:hint="eastAsia" w:eastAsia="宋体"/>
          <w:lang w:eastAsia="zh-CN"/>
        </w:rPr>
      </w:pPr>
      <w:r>
        <w:rPr>
          <w:rFonts w:hint="eastAsia"/>
          <w:lang w:val="en-US" w:eastAsia="zh-CN"/>
        </w:rPr>
        <w:t>7、多条件查询</w:t>
      </w:r>
      <w:r>
        <w:rPr>
          <w:rFonts w:hint="eastAsia"/>
        </w:rPr>
        <w:t>用于</w:t>
      </w:r>
      <w:r>
        <w:rPr>
          <w:rFonts w:hint="eastAsia"/>
          <w:lang w:eastAsia="zh-CN"/>
        </w:rPr>
        <w:t>平台操作人员</w:t>
      </w:r>
      <w:r>
        <w:rPr>
          <w:rFonts w:hint="eastAsia"/>
          <w:lang w:val="en-US" w:eastAsia="zh-CN"/>
        </w:rPr>
        <w:t>根据条件筛选查询符合的新闻公告数据，可进行筛选的条件有：标题、来源、编辑、类型、审核状态、发布开始日期、发布结束日期</w:t>
      </w:r>
      <w:r>
        <w:rPr>
          <w:rFonts w:hint="eastAsia"/>
          <w:lang w:eastAsia="zh-CN"/>
        </w:rPr>
        <w:t>。</w:t>
      </w:r>
    </w:p>
    <w:p w14:paraId="1C33E859">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数据管理平台，在查询框中根据查询字段输入筛选条件，点击查询按钮，在新闻公告列表中回显查询到的数据</w:t>
      </w:r>
      <w:r>
        <w:rPr>
          <w:rFonts w:hint="eastAsia"/>
        </w:rPr>
        <w:t>，整个流程结束。</w:t>
      </w:r>
    </w:p>
    <w:p w14:paraId="60E1CC65">
      <w:pPr>
        <w:ind w:firstLine="420"/>
      </w:pPr>
      <w:r>
        <w:rPr>
          <w:rFonts w:hint="eastAsia"/>
        </w:rPr>
        <w:t>整个</w:t>
      </w:r>
      <w:r>
        <w:rPr>
          <w:rFonts w:hint="eastAsia"/>
          <w:lang w:val="en-US" w:eastAsia="zh-CN"/>
        </w:rPr>
        <w:t>新闻公告</w:t>
      </w:r>
      <w:r>
        <w:rPr>
          <w:rFonts w:hint="eastAsia"/>
        </w:rPr>
        <w:t>管理的用例图如下：</w:t>
      </w:r>
    </w:p>
    <w:p w14:paraId="33DA5878">
      <w:pPr>
        <w:pStyle w:val="3"/>
        <w:rPr>
          <w:rFonts w:hint="eastAsia"/>
        </w:rPr>
      </w:pPr>
      <w:r>
        <w:drawing>
          <wp:inline distT="0" distB="0" distL="114300" distR="114300">
            <wp:extent cx="3547745" cy="3211195"/>
            <wp:effectExtent l="0" t="0" r="8255" b="190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41"/>
                    <a:stretch>
                      <a:fillRect/>
                    </a:stretch>
                  </pic:blipFill>
                  <pic:spPr>
                    <a:xfrm>
                      <a:off x="0" y="0"/>
                      <a:ext cx="3547745" cy="3211195"/>
                    </a:xfrm>
                    <a:prstGeom prst="rect">
                      <a:avLst/>
                    </a:prstGeom>
                    <a:noFill/>
                    <a:ln>
                      <a:noFill/>
                    </a:ln>
                  </pic:spPr>
                </pic:pic>
              </a:graphicData>
            </a:graphic>
          </wp:inline>
        </w:drawing>
      </w:r>
    </w:p>
    <w:p w14:paraId="7AD66B37">
      <w:pPr>
        <w:pStyle w:val="3"/>
        <w:rPr>
          <w:rFonts w:hint="eastAsia"/>
        </w:rPr>
      </w:pPr>
    </w:p>
    <w:p w14:paraId="618F4F57">
      <w:pPr>
        <w:pStyle w:val="4"/>
        <w:rPr>
          <w:rFonts w:hint="eastAsia"/>
        </w:rPr>
      </w:pPr>
      <w:bookmarkStart w:id="20" w:name="_Toc24834"/>
      <w:r>
        <w:rPr>
          <w:rFonts w:hint="eastAsia"/>
        </w:rPr>
        <w:t>平台人员管理</w:t>
      </w:r>
      <w:bookmarkEnd w:id="20"/>
    </w:p>
    <w:p w14:paraId="29E0E757">
      <w:pPr>
        <w:ind w:firstLine="400"/>
      </w:pPr>
      <w:r>
        <w:rPr>
          <w:rFonts w:hint="eastAsia"/>
          <w:lang w:val="zh-CN"/>
        </w:rPr>
        <w:t>平台人员</w:t>
      </w:r>
      <w:r>
        <w:rPr>
          <w:rFonts w:hint="eastAsia"/>
        </w:rPr>
        <w:t>管理</w:t>
      </w:r>
      <w:r>
        <w:rPr>
          <w:rFonts w:hint="eastAsia"/>
          <w:lang w:val="en-US" w:eastAsia="zh-CN"/>
        </w:rPr>
        <w:t>包含对学生、老师和社会人士的人员信息进行管理，功能统一</w:t>
      </w:r>
      <w:r>
        <w:rPr>
          <w:rFonts w:hint="eastAsia"/>
        </w:rPr>
        <w:t>包括</w:t>
      </w:r>
      <w:r>
        <w:rPr>
          <w:rFonts w:hint="eastAsia"/>
          <w:lang w:val="en-US" w:eastAsia="zh-CN"/>
        </w:rPr>
        <w:t>新增</w:t>
      </w:r>
      <w:r>
        <w:rPr>
          <w:rFonts w:hint="eastAsia"/>
          <w:lang w:val="zh-CN"/>
        </w:rPr>
        <w:t>平台人员</w:t>
      </w:r>
      <w:r>
        <w:rPr>
          <w:rFonts w:hint="eastAsia"/>
        </w:rPr>
        <w:t>、</w:t>
      </w:r>
      <w:r>
        <w:rPr>
          <w:rFonts w:hint="eastAsia"/>
          <w:lang w:val="en-US" w:eastAsia="zh-CN"/>
        </w:rPr>
        <w:t>编辑</w:t>
      </w:r>
      <w:r>
        <w:rPr>
          <w:rFonts w:hint="eastAsia"/>
          <w:lang w:val="zh-CN"/>
        </w:rPr>
        <w:t>平台人员</w:t>
      </w:r>
      <w:r>
        <w:rPr>
          <w:rFonts w:hint="eastAsia"/>
          <w:lang w:val="en-US" w:eastAsia="zh-CN"/>
        </w:rPr>
        <w:t>信息</w:t>
      </w:r>
      <w:r>
        <w:rPr>
          <w:rFonts w:hint="eastAsia"/>
        </w:rPr>
        <w:t>、</w:t>
      </w:r>
      <w:r>
        <w:rPr>
          <w:rFonts w:hint="eastAsia"/>
          <w:lang w:val="en-US" w:eastAsia="zh-CN"/>
        </w:rPr>
        <w:t>启停平台人员</w:t>
      </w:r>
      <w:r>
        <w:rPr>
          <w:rFonts w:hint="eastAsia"/>
        </w:rPr>
        <w:t>、删除</w:t>
      </w:r>
      <w:r>
        <w:rPr>
          <w:rFonts w:hint="eastAsia"/>
          <w:lang w:val="zh-CN"/>
        </w:rPr>
        <w:t>平台人员</w:t>
      </w:r>
      <w:r>
        <w:rPr>
          <w:rFonts w:hint="eastAsia"/>
        </w:rPr>
        <w:t>、查看</w:t>
      </w:r>
      <w:r>
        <w:rPr>
          <w:rFonts w:hint="eastAsia"/>
          <w:lang w:val="zh-CN"/>
        </w:rPr>
        <w:t>平台人员</w:t>
      </w:r>
      <w:r>
        <w:rPr>
          <w:rFonts w:hint="eastAsia"/>
          <w:lang w:val="en-US" w:eastAsia="zh-CN"/>
        </w:rPr>
        <w:t>详情、多条件查询</w:t>
      </w:r>
      <w:r>
        <w:rPr>
          <w:rFonts w:hint="eastAsia"/>
        </w:rPr>
        <w:t>等操作。</w:t>
      </w:r>
    </w:p>
    <w:p w14:paraId="08F31C14">
      <w:pPr>
        <w:ind w:firstLine="400"/>
        <w:rPr>
          <w:rFonts w:hint="eastAsia" w:eastAsia="宋体"/>
          <w:lang w:eastAsia="zh-CN"/>
        </w:rPr>
      </w:pPr>
      <w:r>
        <w:rPr>
          <w:rFonts w:hint="eastAsia"/>
        </w:rPr>
        <w:t>1、</w:t>
      </w:r>
      <w:r>
        <w:rPr>
          <w:rFonts w:hint="eastAsia"/>
          <w:lang w:val="en-US" w:eastAsia="zh-CN"/>
        </w:rPr>
        <w:t>新增</w:t>
      </w:r>
      <w:r>
        <w:rPr>
          <w:rFonts w:hint="eastAsia"/>
          <w:lang w:val="zh-CN"/>
        </w:rPr>
        <w:t>平台人员</w:t>
      </w:r>
      <w:r>
        <w:rPr>
          <w:rFonts w:hint="eastAsia"/>
        </w:rPr>
        <w:t>用于</w:t>
      </w:r>
      <w:r>
        <w:rPr>
          <w:rFonts w:hint="eastAsia"/>
          <w:lang w:val="en-US" w:eastAsia="zh-CN"/>
        </w:rPr>
        <w:t>平台操作人员根据高校新增的平台人员信息，通过新增入口录入平台人员数据。</w:t>
      </w:r>
    </w:p>
    <w:p w14:paraId="145EC337">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数据管理平台，进入平台人员管理菜单，点击新增按钮，进入新增页面</w:t>
      </w:r>
      <w:r>
        <w:rPr>
          <w:rFonts w:hint="eastAsia"/>
        </w:rPr>
        <w:t>，填写相关必要信息后，保存至数据库，整个流程结束。</w:t>
      </w:r>
    </w:p>
    <w:p w14:paraId="7D95346D">
      <w:pPr>
        <w:ind w:firstLine="420"/>
        <w:rPr>
          <w:rFonts w:hint="eastAsia" w:eastAsia="宋体"/>
          <w:lang w:eastAsia="zh-CN"/>
        </w:rPr>
      </w:pPr>
      <w:r>
        <w:rPr>
          <w:rFonts w:hint="eastAsia"/>
        </w:rPr>
        <w:t>2、</w:t>
      </w:r>
      <w:r>
        <w:rPr>
          <w:rFonts w:hint="eastAsia"/>
          <w:lang w:val="en-US" w:eastAsia="zh-CN"/>
        </w:rPr>
        <w:t>编辑平台人员信息</w:t>
      </w:r>
      <w:r>
        <w:rPr>
          <w:rFonts w:hint="eastAsia"/>
        </w:rPr>
        <w:t>用于</w:t>
      </w:r>
      <w:r>
        <w:rPr>
          <w:rFonts w:hint="eastAsia"/>
          <w:lang w:val="en-US" w:eastAsia="zh-CN"/>
        </w:rPr>
        <w:t>平台操作人员</w:t>
      </w:r>
      <w:r>
        <w:rPr>
          <w:rFonts w:hint="eastAsia"/>
        </w:rPr>
        <w:t>在</w:t>
      </w:r>
      <w:r>
        <w:rPr>
          <w:rFonts w:hint="eastAsia"/>
          <w:lang w:val="en-US" w:eastAsia="zh-CN"/>
        </w:rPr>
        <w:t>添加平台人员信息</w:t>
      </w:r>
      <w:r>
        <w:rPr>
          <w:rFonts w:hint="eastAsia"/>
        </w:rPr>
        <w:t>后，在有必要对</w:t>
      </w:r>
      <w:r>
        <w:rPr>
          <w:rFonts w:hint="eastAsia"/>
          <w:lang w:val="en-US" w:eastAsia="zh-CN"/>
        </w:rPr>
        <w:t>平台人员</w:t>
      </w:r>
      <w:r>
        <w:rPr>
          <w:rFonts w:hint="eastAsia"/>
        </w:rPr>
        <w:t>信息进行修改时所做的操作</w:t>
      </w:r>
      <w:r>
        <w:rPr>
          <w:rFonts w:hint="eastAsia"/>
          <w:lang w:eastAsia="zh-CN"/>
        </w:rPr>
        <w:t>。</w:t>
      </w:r>
    </w:p>
    <w:p w14:paraId="4876FEC1">
      <w:pPr>
        <w:ind w:firstLine="400" w:firstLineChars="200"/>
        <w:rPr>
          <w:rFonts w:hint="eastAsia" w:ascii="Arial" w:hAnsi="Arial" w:eastAsia="宋体" w:cs="Times New Roman"/>
        </w:rPr>
      </w:pPr>
      <w:r>
        <w:rPr>
          <w:rFonts w:hint="eastAsia"/>
          <w:lang w:val="en-US" w:eastAsia="zh-CN"/>
        </w:rPr>
        <w:t>平台操作人员</w:t>
      </w:r>
      <w:r>
        <w:rPr>
          <w:rFonts w:hint="eastAsia"/>
        </w:rPr>
        <w:t>登录进</w:t>
      </w:r>
      <w:r>
        <w:rPr>
          <w:rFonts w:hint="eastAsia"/>
          <w:lang w:val="en-US" w:eastAsia="zh-CN"/>
        </w:rPr>
        <w:t>数据管理平台，进入平台人员管理菜单，点击需要修改的对应平台人员信息右侧的编辑按钮，进入修改页面</w:t>
      </w:r>
      <w:r>
        <w:rPr>
          <w:rFonts w:hint="eastAsia"/>
        </w:rPr>
        <w:t>，填写</w:t>
      </w:r>
      <w:r>
        <w:rPr>
          <w:rFonts w:hint="eastAsia"/>
          <w:lang w:val="en-US" w:eastAsia="zh-CN"/>
        </w:rPr>
        <w:t>需要订正的平台人员信息</w:t>
      </w:r>
      <w:r>
        <w:rPr>
          <w:rFonts w:hint="eastAsia"/>
        </w:rPr>
        <w:t>后，保存至数据库，整</w:t>
      </w:r>
      <w:r>
        <w:rPr>
          <w:rFonts w:hint="eastAsia" w:ascii="Arial" w:hAnsi="Arial" w:eastAsia="宋体" w:cs="Times New Roman"/>
        </w:rPr>
        <w:t>个流程结束。</w:t>
      </w:r>
    </w:p>
    <w:p w14:paraId="4484C84B">
      <w:pPr>
        <w:ind w:firstLine="400" w:firstLineChars="200"/>
        <w:rPr>
          <w:rFonts w:hint="eastAsia" w:ascii="Arial" w:hAnsi="Arial" w:eastAsia="宋体" w:cs="Times New Roman"/>
          <w:lang w:eastAsia="zh-CN"/>
        </w:rPr>
      </w:pPr>
      <w:r>
        <w:rPr>
          <w:rFonts w:hint="eastAsia" w:ascii="Arial" w:hAnsi="Arial" w:eastAsia="宋体" w:cs="Times New Roman"/>
          <w:lang w:val="en-US" w:eastAsia="zh-CN"/>
        </w:rPr>
        <w:t>3</w:t>
      </w:r>
      <w:r>
        <w:rPr>
          <w:rFonts w:hint="eastAsia" w:ascii="Arial" w:hAnsi="Arial" w:eastAsia="宋体" w:cs="Times New Roman"/>
        </w:rPr>
        <w:t>、</w:t>
      </w:r>
      <w:r>
        <w:rPr>
          <w:rFonts w:hint="eastAsia"/>
          <w:lang w:val="en-US" w:eastAsia="zh-CN"/>
        </w:rPr>
        <w:t>启停</w:t>
      </w:r>
      <w:r>
        <w:rPr>
          <w:rFonts w:hint="eastAsia" w:ascii="Arial" w:hAnsi="Arial" w:eastAsia="宋体" w:cs="Times New Roman"/>
          <w:lang w:val="en-US" w:eastAsia="zh-CN"/>
        </w:rPr>
        <w:t>平台人员用于平台操作人员在有必要的情况下直接停用平台人员账号，使之不可以继续使用该平台功能。</w:t>
      </w:r>
    </w:p>
    <w:p w14:paraId="096B94C4">
      <w:pPr>
        <w:ind w:firstLine="400" w:firstLineChars="200"/>
        <w:rPr>
          <w:rFonts w:hint="eastAsia"/>
        </w:rPr>
      </w:pPr>
      <w:r>
        <w:rPr>
          <w:rFonts w:hint="eastAsia" w:ascii="Arial" w:hAnsi="Arial" w:eastAsia="宋体" w:cs="Times New Roman"/>
          <w:lang w:val="en-US" w:eastAsia="zh-CN"/>
        </w:rPr>
        <w:t>平台操作人员</w:t>
      </w:r>
      <w:r>
        <w:rPr>
          <w:rFonts w:hint="eastAsia" w:ascii="Arial" w:hAnsi="Arial" w:eastAsia="宋体" w:cs="Times New Roman"/>
        </w:rPr>
        <w:t>登录进</w:t>
      </w:r>
      <w:r>
        <w:rPr>
          <w:rFonts w:hint="eastAsia" w:ascii="Arial" w:hAnsi="Arial" w:eastAsia="宋体" w:cs="Times New Roman"/>
          <w:lang w:val="en-US" w:eastAsia="zh-CN"/>
        </w:rPr>
        <w:t>数据管理平台，进入平台人员管理菜单，点击需要修改的对应平台人员信息右侧的更多按钮，选中“</w:t>
      </w:r>
      <w:r>
        <w:rPr>
          <w:rFonts w:hint="eastAsia"/>
          <w:lang w:val="en-US" w:eastAsia="zh-CN"/>
        </w:rPr>
        <w:t>停用”按钮</w:t>
      </w:r>
      <w:r>
        <w:rPr>
          <w:rFonts w:hint="eastAsia"/>
        </w:rPr>
        <w:t>，</w:t>
      </w:r>
      <w:r>
        <w:rPr>
          <w:rFonts w:hint="eastAsia"/>
          <w:lang w:val="en-US" w:eastAsia="zh-CN"/>
        </w:rPr>
        <w:t>切换用户启停状态并</w:t>
      </w:r>
      <w:r>
        <w:rPr>
          <w:rFonts w:hint="eastAsia"/>
        </w:rPr>
        <w:t>保存</w:t>
      </w:r>
      <w:r>
        <w:rPr>
          <w:rFonts w:hint="eastAsia"/>
          <w:lang w:val="en-US" w:eastAsia="zh-CN"/>
        </w:rPr>
        <w:t>数据</w:t>
      </w:r>
      <w:r>
        <w:rPr>
          <w:rFonts w:hint="eastAsia"/>
        </w:rPr>
        <w:t>至数据库，整个流程结束。</w:t>
      </w:r>
    </w:p>
    <w:p w14:paraId="58B99521">
      <w:pPr>
        <w:ind w:firstLine="420"/>
        <w:rPr>
          <w:rFonts w:hint="eastAsia" w:eastAsia="宋体"/>
          <w:lang w:eastAsia="zh-CN"/>
        </w:rPr>
      </w:pPr>
      <w:r>
        <w:rPr>
          <w:rFonts w:hint="eastAsia"/>
          <w:lang w:val="en-US" w:eastAsia="zh-CN"/>
        </w:rPr>
        <w:t>4</w:t>
      </w:r>
      <w:r>
        <w:rPr>
          <w:rFonts w:hint="eastAsia"/>
        </w:rPr>
        <w:t>、删除</w:t>
      </w:r>
      <w:r>
        <w:rPr>
          <w:rFonts w:hint="eastAsia"/>
          <w:lang w:val="en-US" w:eastAsia="zh-CN"/>
        </w:rPr>
        <w:t>平台人员</w:t>
      </w:r>
      <w:r>
        <w:rPr>
          <w:rFonts w:hint="eastAsia"/>
        </w:rPr>
        <w:t>用于</w:t>
      </w:r>
      <w:r>
        <w:rPr>
          <w:rFonts w:hint="eastAsia"/>
          <w:lang w:eastAsia="zh-CN"/>
        </w:rPr>
        <w:t>平台操作人员</w:t>
      </w:r>
      <w:r>
        <w:rPr>
          <w:rFonts w:hint="eastAsia"/>
        </w:rPr>
        <w:t>在</w:t>
      </w:r>
      <w:r>
        <w:rPr>
          <w:rFonts w:hint="eastAsia"/>
          <w:lang w:val="en-US" w:eastAsia="zh-CN"/>
        </w:rPr>
        <w:t>平台人员信息无效后，相关</w:t>
      </w:r>
      <w:r>
        <w:rPr>
          <w:rFonts w:hint="eastAsia"/>
        </w:rPr>
        <w:t>信息已经没有意义的情况下，对该</w:t>
      </w:r>
      <w:r>
        <w:rPr>
          <w:rFonts w:hint="eastAsia"/>
          <w:lang w:val="en-US" w:eastAsia="zh-CN"/>
        </w:rPr>
        <w:t>平台人员</w:t>
      </w:r>
      <w:r>
        <w:rPr>
          <w:rFonts w:hint="eastAsia"/>
        </w:rPr>
        <w:t>信息进行删除的操作</w:t>
      </w:r>
      <w:r>
        <w:rPr>
          <w:rFonts w:hint="eastAsia"/>
          <w:lang w:eastAsia="zh-CN"/>
        </w:rPr>
        <w:t>。</w:t>
      </w:r>
    </w:p>
    <w:p w14:paraId="5A925A79">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数据管理平台，进入平台人员管理菜单，点击需要删除的对应平台人员信息右侧的删除按钮，弹出“是否确认删除平台人员”提示框，在点击确认后，执行删除操作提交并持久化，</w:t>
      </w:r>
      <w:r>
        <w:rPr>
          <w:rFonts w:hint="eastAsia"/>
        </w:rPr>
        <w:t>保存至数据库，整个流程结束。</w:t>
      </w:r>
    </w:p>
    <w:p w14:paraId="48440ADA">
      <w:pPr>
        <w:rPr>
          <w:rFonts w:hint="eastAsia" w:eastAsia="宋体"/>
          <w:lang w:eastAsia="zh-CN"/>
        </w:rPr>
      </w:pPr>
      <w:r>
        <w:rPr>
          <w:rFonts w:hint="eastAsia"/>
          <w:lang w:val="en-US" w:eastAsia="zh-CN"/>
        </w:rPr>
        <w:tab/>
      </w:r>
      <w:r>
        <w:rPr>
          <w:rFonts w:hint="eastAsia"/>
          <w:lang w:val="en-US" w:eastAsia="zh-CN"/>
        </w:rPr>
        <w:t>5、</w:t>
      </w:r>
      <w:r>
        <w:rPr>
          <w:rFonts w:hint="eastAsia"/>
        </w:rPr>
        <w:t>查看</w:t>
      </w:r>
      <w:r>
        <w:rPr>
          <w:rFonts w:hint="eastAsia"/>
          <w:lang w:val="en-US" w:eastAsia="zh-CN"/>
        </w:rPr>
        <w:t>平台人员详情</w:t>
      </w:r>
      <w:r>
        <w:rPr>
          <w:rFonts w:hint="eastAsia"/>
        </w:rPr>
        <w:t>用于</w:t>
      </w:r>
      <w:r>
        <w:rPr>
          <w:rFonts w:hint="eastAsia"/>
          <w:lang w:val="en-US" w:eastAsia="zh-CN"/>
        </w:rPr>
        <w:t>平台操作人员</w:t>
      </w:r>
      <w:r>
        <w:rPr>
          <w:rFonts w:hint="eastAsia"/>
        </w:rPr>
        <w:t>在</w:t>
      </w:r>
      <w:r>
        <w:rPr>
          <w:rFonts w:hint="eastAsia"/>
          <w:lang w:val="en-US" w:eastAsia="zh-CN"/>
        </w:rPr>
        <w:t>添加平台人员信息</w:t>
      </w:r>
      <w:r>
        <w:rPr>
          <w:rFonts w:hint="eastAsia"/>
        </w:rPr>
        <w:t>后，查看</w:t>
      </w:r>
      <w:r>
        <w:rPr>
          <w:rFonts w:hint="eastAsia"/>
          <w:lang w:val="en-US" w:eastAsia="zh-CN"/>
        </w:rPr>
        <w:t>平台人员具体信息</w:t>
      </w:r>
      <w:r>
        <w:rPr>
          <w:rFonts w:hint="eastAsia"/>
        </w:rPr>
        <w:t>的操作</w:t>
      </w:r>
      <w:r>
        <w:rPr>
          <w:rFonts w:hint="eastAsia"/>
          <w:lang w:eastAsia="zh-CN"/>
        </w:rPr>
        <w:t>。</w:t>
      </w:r>
    </w:p>
    <w:p w14:paraId="6D93A376">
      <w:pPr>
        <w:ind w:firstLine="400" w:firstLineChars="200"/>
      </w:pPr>
      <w:r>
        <w:rPr>
          <w:rFonts w:hint="eastAsia"/>
          <w:lang w:val="en-US" w:eastAsia="zh-CN"/>
        </w:rPr>
        <w:t>平台操作人员</w:t>
      </w:r>
      <w:r>
        <w:rPr>
          <w:rFonts w:hint="eastAsia"/>
        </w:rPr>
        <w:t>登录进</w:t>
      </w:r>
      <w:r>
        <w:rPr>
          <w:rFonts w:hint="eastAsia"/>
          <w:lang w:val="en-US" w:eastAsia="zh-CN"/>
        </w:rPr>
        <w:t>数据管理平台，进入平台人员管理菜单，点击需要查看详情的对应平</w:t>
      </w:r>
      <w:bookmarkStart w:id="26" w:name="_GoBack"/>
      <w:bookmarkEnd w:id="26"/>
      <w:r>
        <w:rPr>
          <w:rFonts w:hint="eastAsia"/>
          <w:lang w:val="en-US" w:eastAsia="zh-CN"/>
        </w:rPr>
        <w:t>台人员信息右侧的详情按钮，跳转到平台人员详情界面展示具体平台人员数据</w:t>
      </w:r>
      <w:r>
        <w:rPr>
          <w:rFonts w:hint="eastAsia"/>
        </w:rPr>
        <w:t>，整个流程结束。</w:t>
      </w:r>
    </w:p>
    <w:p w14:paraId="5EA1FC60">
      <w:pPr>
        <w:ind w:firstLine="420"/>
        <w:rPr>
          <w:rFonts w:hint="eastAsia" w:eastAsia="宋体"/>
          <w:lang w:eastAsia="zh-CN"/>
        </w:rPr>
      </w:pPr>
      <w:r>
        <w:rPr>
          <w:rFonts w:hint="eastAsia"/>
          <w:lang w:val="en-US" w:eastAsia="zh-CN"/>
        </w:rPr>
        <w:t>6、多条件查询</w:t>
      </w:r>
      <w:r>
        <w:rPr>
          <w:rFonts w:hint="eastAsia"/>
        </w:rPr>
        <w:t>用于</w:t>
      </w:r>
      <w:r>
        <w:rPr>
          <w:rFonts w:hint="eastAsia"/>
          <w:lang w:eastAsia="zh-CN"/>
        </w:rPr>
        <w:t>平台操作人员</w:t>
      </w:r>
      <w:r>
        <w:rPr>
          <w:rFonts w:hint="eastAsia"/>
          <w:lang w:val="en-US" w:eastAsia="zh-CN"/>
        </w:rPr>
        <w:t>根据条件筛选查询符合的平台人员数据，可进行筛选的条件有（以学生角色为例）：平台编号、姓名、手机号、邮箱、专业、班级、账号启停状态、注册开始日期、注册结束日期、最后登陆开始日期、最后登录结束日期</w:t>
      </w:r>
      <w:r>
        <w:rPr>
          <w:rFonts w:hint="eastAsia"/>
          <w:lang w:eastAsia="zh-CN"/>
        </w:rPr>
        <w:t>。</w:t>
      </w:r>
    </w:p>
    <w:p w14:paraId="5D429BA5">
      <w:pPr>
        <w:ind w:firstLine="400" w:firstLineChars="200"/>
        <w:rPr>
          <w:rFonts w:hint="eastAsia"/>
        </w:rPr>
      </w:pPr>
      <w:r>
        <w:rPr>
          <w:rFonts w:hint="eastAsia"/>
          <w:lang w:val="en-US" w:eastAsia="zh-CN"/>
        </w:rPr>
        <w:t>平台操作人员</w:t>
      </w:r>
      <w:r>
        <w:rPr>
          <w:rFonts w:hint="eastAsia"/>
        </w:rPr>
        <w:t>登录进</w:t>
      </w:r>
      <w:r>
        <w:rPr>
          <w:rFonts w:hint="eastAsia"/>
          <w:lang w:val="en-US" w:eastAsia="zh-CN"/>
        </w:rPr>
        <w:t>数据管理平台，在查询框中根据查询字段输入筛选条件，点击查询按钮，在平台人员列表中回显查询到的数据</w:t>
      </w:r>
      <w:r>
        <w:rPr>
          <w:rFonts w:hint="eastAsia"/>
        </w:rPr>
        <w:t>，整个流程结束。</w:t>
      </w:r>
    </w:p>
    <w:p w14:paraId="544F4CD5">
      <w:pPr>
        <w:ind w:firstLine="420"/>
      </w:pPr>
      <w:r>
        <w:rPr>
          <w:rFonts w:hint="eastAsia"/>
        </w:rPr>
        <w:t>整个</w:t>
      </w:r>
      <w:r>
        <w:rPr>
          <w:rFonts w:hint="eastAsia"/>
          <w:lang w:val="en-US" w:eastAsia="zh-CN"/>
        </w:rPr>
        <w:t>平台人员</w:t>
      </w:r>
      <w:r>
        <w:rPr>
          <w:rFonts w:hint="eastAsia"/>
        </w:rPr>
        <w:t>管理的用例图如下：</w:t>
      </w:r>
    </w:p>
    <w:p w14:paraId="2326DAA1">
      <w:pPr>
        <w:pStyle w:val="3"/>
        <w:rPr>
          <w:rFonts w:hint="eastAsia"/>
        </w:rPr>
      </w:pPr>
      <w:r>
        <w:drawing>
          <wp:inline distT="0" distB="0" distL="114300" distR="114300">
            <wp:extent cx="3271520" cy="2623820"/>
            <wp:effectExtent l="0" t="0" r="5080" b="5080"/>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pic:cNvPicPr>
                      <a:picLocks noChangeAspect="1"/>
                    </pic:cNvPicPr>
                  </pic:nvPicPr>
                  <pic:blipFill>
                    <a:blip r:embed="rId42"/>
                    <a:stretch>
                      <a:fillRect/>
                    </a:stretch>
                  </pic:blipFill>
                  <pic:spPr>
                    <a:xfrm>
                      <a:off x="0" y="0"/>
                      <a:ext cx="3271520" cy="2623820"/>
                    </a:xfrm>
                    <a:prstGeom prst="rect">
                      <a:avLst/>
                    </a:prstGeom>
                    <a:noFill/>
                    <a:ln>
                      <a:noFill/>
                    </a:ln>
                  </pic:spPr>
                </pic:pic>
              </a:graphicData>
            </a:graphic>
          </wp:inline>
        </w:drawing>
      </w:r>
    </w:p>
    <w:p w14:paraId="287CDAEF">
      <w:pPr>
        <w:pStyle w:val="3"/>
        <w:rPr>
          <w:rFonts w:hint="eastAsia"/>
        </w:rPr>
      </w:pPr>
    </w:p>
    <w:p w14:paraId="3E3FAADB">
      <w:pPr>
        <w:pStyle w:val="4"/>
        <w:rPr>
          <w:rFonts w:hint="eastAsia"/>
        </w:rPr>
      </w:pPr>
      <w:bookmarkStart w:id="21" w:name="_Toc21497"/>
      <w:r>
        <w:rPr>
          <w:rFonts w:hint="eastAsia"/>
          <w:lang w:val="en-US" w:eastAsia="zh-CN"/>
        </w:rPr>
        <w:t>退出登录</w:t>
      </w:r>
      <w:bookmarkEnd w:id="21"/>
    </w:p>
    <w:p w14:paraId="5999EEBE">
      <w:pPr>
        <w:ind w:firstLine="400"/>
        <w:rPr>
          <w:rFonts w:hint="eastAsia"/>
        </w:rPr>
      </w:pPr>
      <w:r>
        <w:rPr>
          <w:rFonts w:hint="eastAsia"/>
        </w:rPr>
        <w:t>用户登录</w:t>
      </w:r>
      <w:r>
        <w:rPr>
          <w:rFonts w:hint="eastAsia"/>
          <w:lang w:eastAsia="zh-CN"/>
        </w:rPr>
        <w:t>是</w:t>
      </w:r>
      <w:r>
        <w:rPr>
          <w:rFonts w:hint="eastAsia"/>
          <w:lang w:val="en-US" w:eastAsia="zh-CN"/>
        </w:rPr>
        <w:t>后台管理员登陆后并退出的操作</w:t>
      </w:r>
      <w:r>
        <w:rPr>
          <w:rFonts w:hint="eastAsia"/>
        </w:rPr>
        <w:t>，整个流程如图：</w:t>
      </w:r>
    </w:p>
    <w:p w14:paraId="404E579E">
      <w:pPr>
        <w:spacing w:before="156" w:beforeLines="50" w:line="360" w:lineRule="auto"/>
        <w:ind w:firstLine="709"/>
        <w:jc w:val="center"/>
        <w:rPr>
          <w:rFonts w:hint="eastAsia" w:eastAsia="宋体"/>
          <w:lang w:eastAsia="zh-CN"/>
        </w:rPr>
      </w:pPr>
      <w:r>
        <w:rPr>
          <w:rFonts w:hint="eastAsia" w:eastAsia="宋体"/>
          <w:lang w:eastAsia="zh-CN"/>
        </w:rPr>
        <w:drawing>
          <wp:inline distT="0" distB="0" distL="114300" distR="114300">
            <wp:extent cx="1597025" cy="3957320"/>
            <wp:effectExtent l="0" t="0" r="0" b="0"/>
            <wp:docPr id="23" name="图片 24" descr="登陆_退出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登陆_退出流程图"/>
                    <pic:cNvPicPr>
                      <a:picLocks noChangeAspect="1"/>
                    </pic:cNvPicPr>
                  </pic:nvPicPr>
                  <pic:blipFill>
                    <a:blip r:embed="rId43"/>
                    <a:stretch>
                      <a:fillRect/>
                    </a:stretch>
                  </pic:blipFill>
                  <pic:spPr>
                    <a:xfrm>
                      <a:off x="0" y="0"/>
                      <a:ext cx="1597025" cy="3957320"/>
                    </a:xfrm>
                    <a:prstGeom prst="rect">
                      <a:avLst/>
                    </a:prstGeom>
                    <a:noFill/>
                    <a:ln>
                      <a:noFill/>
                    </a:ln>
                  </pic:spPr>
                </pic:pic>
              </a:graphicData>
            </a:graphic>
          </wp:inline>
        </w:drawing>
      </w:r>
    </w:p>
    <w:p w14:paraId="77A4F4F2">
      <w:pPr>
        <w:ind w:firstLine="400"/>
      </w:pPr>
      <w:r>
        <w:rPr>
          <w:rFonts w:hint="eastAsia"/>
          <w:lang w:eastAsia="zh-CN"/>
        </w:rPr>
        <w:t>平台操作人员</w:t>
      </w:r>
      <w:r>
        <w:rPr>
          <w:rFonts w:hint="eastAsia"/>
        </w:rPr>
        <w:t>登录进入系统后，在执行完相关操作后，点击退出系统，执行退出系统操作，整个流程结束。在此过程中，如果存在此情况：用户同时打开了多个用户管理中心页面，那么在点击退出系统后，执行验证用户是否登录是必要的。以下其是模块的用例图：</w:t>
      </w:r>
    </w:p>
    <w:p w14:paraId="4BC1E1BE">
      <w:pPr>
        <w:ind w:firstLine="400"/>
        <w:rPr>
          <w:rFonts w:hint="eastAsia"/>
        </w:rPr>
      </w:pPr>
    </w:p>
    <w:p w14:paraId="33242138">
      <w:pPr>
        <w:jc w:val="center"/>
        <w:rPr>
          <w:rFonts w:hint="eastAsia"/>
        </w:rPr>
      </w:pPr>
      <w:r>
        <w:drawing>
          <wp:inline distT="0" distB="0" distL="114300" distR="114300">
            <wp:extent cx="2647950" cy="1466850"/>
            <wp:effectExtent l="0" t="0" r="6350" b="6350"/>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pic:cNvPicPr>
                  </pic:nvPicPr>
                  <pic:blipFill>
                    <a:blip r:embed="rId44"/>
                    <a:stretch>
                      <a:fillRect/>
                    </a:stretch>
                  </pic:blipFill>
                  <pic:spPr>
                    <a:xfrm>
                      <a:off x="0" y="0"/>
                      <a:ext cx="2647950" cy="1466850"/>
                    </a:xfrm>
                    <a:prstGeom prst="rect">
                      <a:avLst/>
                    </a:prstGeom>
                    <a:noFill/>
                    <a:ln>
                      <a:noFill/>
                    </a:ln>
                  </pic:spPr>
                </pic:pic>
              </a:graphicData>
            </a:graphic>
          </wp:inline>
        </w:drawing>
      </w:r>
    </w:p>
    <w:p w14:paraId="22EF72F5">
      <w:pPr>
        <w:pStyle w:val="3"/>
        <w:rPr>
          <w:rFonts w:hint="eastAsia"/>
        </w:rPr>
      </w:pPr>
    </w:p>
    <w:p w14:paraId="604E502C">
      <w:pPr>
        <w:pStyle w:val="4"/>
        <w:rPr>
          <w:rFonts w:hint="eastAsia"/>
        </w:rPr>
      </w:pPr>
      <w:bookmarkStart w:id="22" w:name="_Toc22480"/>
      <w:r>
        <w:rPr>
          <w:rFonts w:hint="eastAsia"/>
        </w:rPr>
        <w:t>数据字典</w:t>
      </w:r>
      <w:bookmarkEnd w:id="22"/>
    </w:p>
    <w:p w14:paraId="069D00BC">
      <w:pPr>
        <w:pStyle w:val="3"/>
      </w:pPr>
      <w:r>
        <w:rPr>
          <w:rFonts w:hint="eastAsia"/>
        </w:rPr>
        <w:t>可见《数据</w:t>
      </w:r>
      <w:r>
        <w:rPr>
          <w:rFonts w:hint="eastAsia"/>
          <w:lang w:val="en-US" w:eastAsia="zh-CN"/>
        </w:rPr>
        <w:t>存储</w:t>
      </w:r>
      <w:r>
        <w:rPr>
          <w:rFonts w:hint="eastAsia"/>
        </w:rPr>
        <w:t>设计说明书》</w:t>
      </w:r>
    </w:p>
    <w:p w14:paraId="35F16552">
      <w:pPr>
        <w:pStyle w:val="2"/>
        <w:rPr>
          <w:rFonts w:hint="eastAsia"/>
        </w:rPr>
      </w:pPr>
      <w:bookmarkStart w:id="23" w:name="_Toc31116"/>
      <w:r>
        <w:rPr>
          <w:rFonts w:hint="eastAsia"/>
        </w:rPr>
        <w:t>性能</w:t>
      </w:r>
      <w:bookmarkEnd w:id="23"/>
    </w:p>
    <w:p w14:paraId="4B935AE2">
      <w:pPr>
        <w:pStyle w:val="3"/>
        <w:rPr>
          <w:rFonts w:hint="eastAsia"/>
        </w:rPr>
      </w:pPr>
      <w:r>
        <w:rPr>
          <w:rFonts w:hint="eastAsia"/>
        </w:rPr>
        <w:t>所有企业信息，个人信息的响应时间不应该超过20秒。</w:t>
      </w:r>
    </w:p>
    <w:p w14:paraId="2FD9F8E6">
      <w:pPr>
        <w:pStyle w:val="2"/>
        <w:rPr>
          <w:rFonts w:hint="eastAsia"/>
        </w:rPr>
      </w:pPr>
      <w:bookmarkStart w:id="24" w:name="_Toc578"/>
      <w:r>
        <w:rPr>
          <w:rFonts w:hint="eastAsia"/>
        </w:rPr>
        <w:t>接口</w:t>
      </w:r>
      <w:bookmarkEnd w:id="24"/>
    </w:p>
    <w:p w14:paraId="00501F3A">
      <w:pPr>
        <w:pStyle w:val="4"/>
        <w:rPr>
          <w:rFonts w:hint="eastAsia"/>
          <w:snapToGrid/>
        </w:rPr>
      </w:pPr>
      <w:bookmarkStart w:id="25" w:name="_Toc32078"/>
      <w:r>
        <w:rPr>
          <w:rFonts w:hint="eastAsia"/>
          <w:snapToGrid/>
        </w:rPr>
        <w:t>软件接口</w:t>
      </w:r>
      <w:bookmarkEnd w:id="25"/>
    </w:p>
    <w:p w14:paraId="3FE92E74">
      <w:pPr>
        <w:numPr>
          <w:ilvl w:val="0"/>
          <w:numId w:val="4"/>
        </w:numPr>
        <w:rPr>
          <w:rFonts w:hint="eastAsia"/>
        </w:rPr>
      </w:pPr>
      <w:r>
        <w:rPr>
          <w:rFonts w:hint="eastAsia"/>
        </w:rPr>
        <w:t>邮件</w:t>
      </w:r>
      <w:r>
        <w:rPr>
          <w:rStyle w:val="20"/>
          <w:rFonts w:hint="eastAsia"/>
          <w:color w:val="auto"/>
        </w:rPr>
        <w:t>发送</w:t>
      </w:r>
      <w:r>
        <w:rPr>
          <w:rFonts w:hint="eastAsia"/>
        </w:rPr>
        <w:t>接口（JAVAMAIL）</w:t>
      </w:r>
    </w:p>
    <w:p w14:paraId="2F79979B">
      <w:pPr>
        <w:numPr>
          <w:ilvl w:val="0"/>
          <w:numId w:val="4"/>
        </w:numPr>
        <w:rPr>
          <w:rFonts w:hint="eastAsia"/>
        </w:rPr>
      </w:pPr>
      <w:r>
        <w:rPr>
          <w:rFonts w:hint="eastAsia"/>
        </w:rPr>
        <w:t>数据</w:t>
      </w:r>
      <w:r>
        <w:rPr>
          <w:rStyle w:val="20"/>
          <w:rFonts w:hint="eastAsia"/>
          <w:color w:val="auto"/>
        </w:rPr>
        <w:t>密码</w:t>
      </w:r>
      <w:r>
        <w:rPr>
          <w:rFonts w:hint="eastAsia"/>
        </w:rPr>
        <w:t>加密(MD5)</w:t>
      </w:r>
    </w:p>
    <w:p w14:paraId="456DBCC4">
      <w:pPr>
        <w:numPr>
          <w:ilvl w:val="0"/>
          <w:numId w:val="4"/>
        </w:numPr>
        <w:rPr>
          <w:rFonts w:hint="eastAsia"/>
        </w:rPr>
      </w:pPr>
      <w:r>
        <w:rPr>
          <w:rFonts w:hint="eastAsia"/>
        </w:rPr>
        <w:t>文件上传下载（</w:t>
      </w:r>
      <w:r>
        <w:t>SmartUpload</w:t>
      </w:r>
      <w:r>
        <w:rPr>
          <w:rFonts w:hint="eastAsia"/>
        </w:rPr>
        <w:t>）</w:t>
      </w:r>
    </w:p>
    <w:p w14:paraId="4FD99056">
      <w:pPr>
        <w:numPr>
          <w:ilvl w:val="0"/>
          <w:numId w:val="4"/>
        </w:numPr>
        <w:rPr>
          <w:rFonts w:hint="eastAsia"/>
        </w:rPr>
      </w:pPr>
      <w:r>
        <w:rPr>
          <w:rFonts w:hint="eastAsia"/>
        </w:rPr>
        <w:t>日期选择（WDATEPICKER）</w:t>
      </w:r>
    </w:p>
    <w:p w14:paraId="405BC91C"/>
    <w:sectPr>
      <w:headerReference r:id="rId7" w:type="default"/>
      <w:footerReference r:id="rId8" w:type="default"/>
      <w:pgSz w:w="11906" w:h="16838"/>
      <w:pgMar w:top="1440" w:right="1797" w:bottom="1440" w:left="1797" w:header="851" w:footer="992" w:gutter="0"/>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EB8CB">
    <w:pPr>
      <w:pStyle w:val="9"/>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14C115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2bPOf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E2bPOfeAgAAJgYAAA4AAAAAAAAAAQAgAAAAHwEAAGRycy9lMm9Eb2MueG1sUEsF&#10;BgAAAAAGAAYAWQEAAG8GAAAAAA==&#10;">
              <v:fill on="f" focussize="0,0"/>
              <v:stroke on="f" weight="0.5pt"/>
              <v:imagedata o:title=""/>
              <o:lock v:ext="edit" aspectratio="f"/>
              <v:textbox inset="0mm,0mm,0mm,0mm" style="mso-fit-shape-to-text:t;">
                <w:txbxContent>
                  <w:p w14:paraId="314C1153">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D34C3">
    <w:pPr>
      <w:pStyle w:val="9"/>
      <w:framePr w:wrap="around" w:vAnchor="text" w:hAnchor="margin" w:xAlign="right" w:y="1"/>
      <w:rPr>
        <w:rStyle w:val="18"/>
      </w:rPr>
    </w:pPr>
    <w:r>
      <w:fldChar w:fldCharType="begin"/>
    </w:r>
    <w:r>
      <w:rPr>
        <w:rStyle w:val="18"/>
      </w:rPr>
      <w:instrText xml:space="preserve">PAGE  </w:instrText>
    </w:r>
    <w:r>
      <w:fldChar w:fldCharType="separate"/>
    </w:r>
    <w:r>
      <w:fldChar w:fldCharType="end"/>
    </w:r>
  </w:p>
  <w:p w14:paraId="1E711C1E">
    <w:pPr>
      <w:pStyle w:val="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FF6A3">
    <w:pPr>
      <w:pStyle w:val="9"/>
      <w:ind w:right="360"/>
      <w:jc w:val="both"/>
      <w:rPr>
        <w:rFonts w:hint="eastAsia"/>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D22189">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ukAk3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BukAk3eAgAAJgYAAA4AAAAAAAAAAQAgAAAAHwEAAGRycy9lMm9Eb2MueG1sUEsF&#10;BgAAAAAGAAYAWQEAAG8GAAAAAA==&#10;">
              <v:fill on="f" focussize="0,0"/>
              <v:stroke on="f" weight="0.5pt"/>
              <v:imagedata o:title=""/>
              <o:lock v:ext="edit" aspectratio="f"/>
              <v:textbox inset="0mm,0mm,0mm,0mm" style="mso-fit-shape-to-text:t;">
                <w:txbxContent>
                  <w:p w14:paraId="24D22189">
                    <w:pPr>
                      <w:pStyle w:val="9"/>
                    </w:pPr>
                    <w:r>
                      <w:fldChar w:fldCharType="begin"/>
                    </w:r>
                    <w:r>
                      <w:instrText xml:space="preserve"> PAGE  \* MERGEFORMAT </w:instrText>
                    </w:r>
                    <w:r>
                      <w:fldChar w:fldCharType="separate"/>
                    </w:r>
                    <w:r>
                      <w:t>1</w:t>
                    </w:r>
                    <w:r>
                      <w:fldChar w:fldCharType="end"/>
                    </w:r>
                  </w:p>
                </w:txbxContent>
              </v:textbox>
            </v:shape>
          </w:pict>
        </mc:Fallback>
      </mc:AlternateConten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4"/>
      <w:gridCol w:w="4264"/>
    </w:tblGrid>
    <w:tr w14:paraId="224F8667">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ins w:id="0" w:author="henry xiao" w:date="2002-07-24T15:06:00Z"/>
      </w:trPr>
      <w:tc>
        <w:tcPr>
          <w:tcW w:w="4264" w:type="dxa"/>
          <w:noWrap w:val="0"/>
          <w:vAlign w:val="top"/>
        </w:tcPr>
        <w:p w14:paraId="38C7AE20">
          <w:pPr>
            <w:pStyle w:val="10"/>
            <w:jc w:val="both"/>
            <w:rPr>
              <w:ins w:id="1" w:author="henry xiao" w:date="2002-07-24T15:06:00Z"/>
              <w:rFonts w:hint="eastAsia"/>
            </w:rPr>
          </w:pPr>
          <w:r>
            <w:rPr>
              <w:rFonts w:hint="eastAsia"/>
            </w:rPr>
            <w:t>软件需求规约</w:t>
          </w:r>
        </w:p>
      </w:tc>
      <w:tc>
        <w:tcPr>
          <w:tcW w:w="4264" w:type="dxa"/>
          <w:noWrap w:val="0"/>
          <w:vAlign w:val="top"/>
        </w:tcPr>
        <w:p w14:paraId="63383375">
          <w:pPr>
            <w:pStyle w:val="10"/>
            <w:jc w:val="right"/>
            <w:rPr>
              <w:ins w:id="2" w:author="henry xiao" w:date="2002-07-24T15:06:00Z"/>
              <w:rFonts w:hint="eastAsia"/>
            </w:rPr>
          </w:pPr>
          <w:ins w:id="3" w:author="henry xiao" w:date="2002-08-08T16:39:00Z">
            <w:r>
              <w:rPr/>
              <w:fldChar w:fldCharType="begin"/>
            </w:r>
          </w:ins>
          <w:ins w:id="4" w:author="henry xiao" w:date="2002-08-08T16:39:00Z">
            <w:r>
              <w:rPr/>
              <w:instrText xml:space="preserve"> </w:instrText>
            </w:r>
          </w:ins>
          <w:ins w:id="5" w:author="henry xiao" w:date="2002-08-08T16:39:00Z">
            <w:r>
              <w:rPr>
                <w:rFonts w:hint="eastAsia"/>
              </w:rPr>
              <w:instrText xml:space="preserve">DOCPROPERTY "项目名称"  \* MERGEFORMAT</w:instrText>
            </w:r>
          </w:ins>
          <w:ins w:id="6" w:author="henry xiao" w:date="2002-08-08T16:39:00Z">
            <w:r>
              <w:rPr/>
              <w:instrText xml:space="preserve"> </w:instrText>
            </w:r>
          </w:ins>
          <w:r>
            <w:fldChar w:fldCharType="separate"/>
          </w:r>
          <w:r>
            <w:rPr>
              <w:rFonts w:hint="eastAsia"/>
            </w:rPr>
            <w:t>&lt;</w:t>
          </w:r>
          <w:r>
            <w:rPr>
              <w:rFonts w:hint="eastAsia"/>
              <w:lang w:eastAsia="zh-CN"/>
            </w:rPr>
            <w:t>虚拟仿真实训教学管理及资源共享云平台</w:t>
          </w:r>
          <w:r>
            <w:rPr>
              <w:rFonts w:hint="eastAsia"/>
            </w:rPr>
            <w:t>&gt;</w:t>
          </w:r>
          <w:ins w:id="7" w:author="henry xiao" w:date="2002-08-08T16:39:00Z">
            <w:r>
              <w:rPr/>
              <w:fldChar w:fldCharType="end"/>
            </w:r>
          </w:ins>
        </w:p>
      </w:tc>
    </w:tr>
  </w:tbl>
  <w:p w14:paraId="6F6A5F20">
    <w:pPr>
      <w:pStyle w:val="1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0" w:firstLine="0"/>
      </w:pPr>
      <w:rPr>
        <w:rFonts w:hint="eastAsia"/>
      </w:rPr>
    </w:lvl>
    <w:lvl w:ilvl="2" w:tentative="0">
      <w:start w:val="1"/>
      <w:numFmt w:val="decimal"/>
      <w:pStyle w:val="5"/>
      <w:lvlText w:val="%1.%2.%3"/>
      <w:lvlJc w:val="left"/>
      <w:pPr>
        <w:tabs>
          <w:tab w:val="left" w:pos="0"/>
        </w:tabs>
        <w:ind w:left="0" w:firstLine="0"/>
      </w:p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
    <w:nsid w:val="0000000A"/>
    <w:multiLevelType w:val="multilevel"/>
    <w:tmpl w:val="0000000A"/>
    <w:lvl w:ilvl="0" w:tentative="0">
      <w:start w:val="1"/>
      <w:numFmt w:val="lowerLetter"/>
      <w:lvlText w:val="%1."/>
      <w:lvlJc w:val="left"/>
      <w:pPr>
        <w:tabs>
          <w:tab w:val="left" w:pos="845"/>
        </w:tabs>
        <w:ind w:left="845" w:hanging="420"/>
      </w:pPr>
      <w:rPr>
        <w:rFonts w:hint="eastAsia"/>
      </w:rPr>
    </w:lvl>
    <w:lvl w:ilvl="1" w:tentative="0">
      <w:start w:val="3"/>
      <w:numFmt w:val="decimal"/>
      <w:lvlText w:val="%2"/>
      <w:lvlJc w:val="left"/>
      <w:pPr>
        <w:tabs>
          <w:tab w:val="left" w:pos="780"/>
        </w:tabs>
        <w:ind w:left="780" w:hanging="360"/>
      </w:pPr>
      <w:rPr>
        <w:rFonts w:hint="default"/>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554"/>
        </w:tabs>
        <w:ind w:left="1554"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1554"/>
        </w:tabs>
        <w:ind w:left="1554"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13"/>
    <w:multiLevelType w:val="multilevel"/>
    <w:tmpl w:val="00000013"/>
    <w:lvl w:ilvl="0" w:tentative="0">
      <w:start w:val="1"/>
      <w:numFmt w:val="bullet"/>
      <w:lvlText w:val=""/>
      <w:lvlJc w:val="left"/>
      <w:pPr>
        <w:tabs>
          <w:tab w:val="left" w:pos="780"/>
        </w:tabs>
        <w:ind w:left="78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3">
    <w:nsid w:val="439978F9"/>
    <w:multiLevelType w:val="multilevel"/>
    <w:tmpl w:val="439978F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nry xiao">
    <w15:presenceInfo w15:providerId="None" w15:userId="henry xi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07722A"/>
    <w:rsid w:val="05D27519"/>
    <w:rsid w:val="07BB28BC"/>
    <w:rsid w:val="0D92714F"/>
    <w:rsid w:val="1A0E09F0"/>
    <w:rsid w:val="2107722A"/>
    <w:rsid w:val="2BEC169E"/>
    <w:rsid w:val="3A35120E"/>
    <w:rsid w:val="3A35598B"/>
    <w:rsid w:val="3B6049CB"/>
    <w:rsid w:val="47947AFC"/>
    <w:rsid w:val="4EEB3586"/>
    <w:rsid w:val="500804DB"/>
    <w:rsid w:val="501A1195"/>
    <w:rsid w:val="57212E09"/>
    <w:rsid w:val="59114FB0"/>
    <w:rsid w:val="5E4C19C5"/>
    <w:rsid w:val="61686204"/>
    <w:rsid w:val="61D1258B"/>
    <w:rsid w:val="6C7A7686"/>
    <w:rsid w:val="793F7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Arial" w:hAnsi="Arial" w:eastAsia="宋体" w:cs="Times New Roman"/>
      <w:snapToGrid w:val="0"/>
      <w:lang w:val="en-US" w:eastAsia="zh-CN" w:bidi="ar-SA"/>
    </w:rPr>
  </w:style>
  <w:style w:type="paragraph" w:styleId="2">
    <w:name w:val="heading 1"/>
    <w:basedOn w:val="1"/>
    <w:next w:val="3"/>
    <w:qFormat/>
    <w:uiPriority w:val="0"/>
    <w:pPr>
      <w:keepNext/>
      <w:numPr>
        <w:ilvl w:val="0"/>
        <w:numId w:val="1"/>
      </w:numPr>
      <w:spacing w:before="120" w:after="60"/>
      <w:outlineLvl w:val="0"/>
    </w:pPr>
    <w:rPr>
      <w:rFonts w:ascii="Arial" w:hAnsi="Arial"/>
      <w:b/>
      <w:snapToGrid w:val="0"/>
      <w:kern w:val="0"/>
      <w:sz w:val="32"/>
    </w:rPr>
  </w:style>
  <w:style w:type="paragraph" w:styleId="4">
    <w:name w:val="heading 2"/>
    <w:basedOn w:val="2"/>
    <w:next w:val="3"/>
    <w:qFormat/>
    <w:uiPriority w:val="0"/>
    <w:pPr>
      <w:numPr>
        <w:ilvl w:val="1"/>
        <w:numId w:val="1"/>
      </w:numPr>
      <w:outlineLvl w:val="1"/>
    </w:pPr>
    <w:rPr>
      <w:sz w:val="24"/>
    </w:rPr>
  </w:style>
  <w:style w:type="paragraph" w:styleId="5">
    <w:name w:val="heading 3"/>
    <w:basedOn w:val="2"/>
    <w:next w:val="3"/>
    <w:qFormat/>
    <w:uiPriority w:val="0"/>
    <w:pPr>
      <w:numPr>
        <w:ilvl w:val="2"/>
        <w:numId w:val="1"/>
      </w:numPr>
      <w:outlineLvl w:val="2"/>
    </w:pPr>
    <w:rPr>
      <w:b w:val="0"/>
      <w:i/>
      <w:sz w:val="21"/>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3">
    <w:name w:val="Body Text"/>
    <w:basedOn w:val="1"/>
    <w:next w:val="1"/>
    <w:qFormat/>
    <w:uiPriority w:val="0"/>
    <w:pPr>
      <w:keepLines/>
      <w:spacing w:before="40" w:beforeLines="0" w:beforeAutospacing="0" w:after="40" w:afterLines="0" w:afterAutospacing="0"/>
      <w:ind w:left="720"/>
    </w:pPr>
    <w:rPr>
      <w:rFonts w:ascii="Arial" w:hAnsi="Arial" w:eastAsia="宋体"/>
      <w:snapToGrid w:val="0"/>
      <w:lang w:val="en-US" w:eastAsia="zh-CN"/>
    </w:rPr>
  </w:style>
  <w:style w:type="paragraph" w:styleId="7">
    <w:name w:val="Normal Indent"/>
    <w:basedOn w:val="1"/>
    <w:uiPriority w:val="0"/>
    <w:pPr>
      <w:ind w:left="900" w:hanging="900"/>
    </w:pPr>
  </w:style>
  <w:style w:type="paragraph" w:styleId="8">
    <w:name w:val="toc 3"/>
    <w:basedOn w:val="1"/>
    <w:next w:val="1"/>
    <w:qFormat/>
    <w:uiPriority w:val="39"/>
    <w:pPr>
      <w:ind w:left="400"/>
    </w:pPr>
    <w:rPr>
      <w:i/>
    </w:rPr>
  </w:style>
  <w:style w:type="paragraph" w:styleId="9">
    <w:name w:val="footer"/>
    <w:basedOn w:val="1"/>
    <w:uiPriority w:val="0"/>
    <w:pPr>
      <w:tabs>
        <w:tab w:val="center" w:pos="4320"/>
        <w:tab w:val="right" w:pos="8640"/>
      </w:tabs>
      <w:spacing w:line="240" w:lineRule="atLeast"/>
      <w:jc w:val="left"/>
    </w:pPr>
    <w:rPr>
      <w:rFonts w:ascii="Arial" w:hAnsi="Arial" w:eastAsia="Arial"/>
      <w:snapToGrid w:val="0"/>
      <w:kern w:val="0"/>
      <w:sz w:val="20"/>
    </w:rPr>
  </w:style>
  <w:style w:type="paragraph" w:styleId="10">
    <w:name w:val="header"/>
    <w:basedOn w:val="1"/>
    <w:uiPriority w:val="0"/>
    <w:pPr>
      <w:tabs>
        <w:tab w:val="center" w:pos="4320"/>
        <w:tab w:val="right" w:pos="8640"/>
      </w:tabs>
      <w:spacing w:line="240" w:lineRule="atLeast"/>
      <w:jc w:val="left"/>
    </w:pPr>
    <w:rPr>
      <w:rFonts w:ascii="Arial" w:hAnsi="Arial"/>
      <w:snapToGrid w:val="0"/>
      <w:kern w:val="0"/>
      <w:sz w:val="20"/>
    </w:rPr>
  </w:style>
  <w:style w:type="paragraph" w:styleId="11">
    <w:name w:val="toc 1"/>
    <w:basedOn w:val="1"/>
    <w:next w:val="1"/>
    <w:uiPriority w:val="39"/>
    <w:pPr>
      <w:spacing w:before="120" w:beforeLines="0" w:beforeAutospacing="0" w:after="120" w:afterLines="0" w:afterAutospacing="0"/>
    </w:pPr>
    <w:rPr>
      <w:b/>
      <w:caps/>
    </w:rPr>
  </w:style>
  <w:style w:type="paragraph" w:styleId="12">
    <w:name w:val="toc 2"/>
    <w:basedOn w:val="1"/>
    <w:next w:val="1"/>
    <w:uiPriority w:val="39"/>
    <w:pPr>
      <w:ind w:left="200"/>
    </w:pPr>
    <w:rPr>
      <w:smallCaps/>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0"/>
    <w:pPr>
      <w:jc w:val="center"/>
    </w:pPr>
    <w:rPr>
      <w:rFonts w:ascii="Arial" w:hAnsi="Arial"/>
      <w:b/>
      <w:snapToGrid w:val="0"/>
      <w:kern w:val="0"/>
      <w:sz w:val="36"/>
    </w:rPr>
  </w:style>
  <w:style w:type="character" w:styleId="17">
    <w:name w:val="Strong"/>
    <w:basedOn w:val="16"/>
    <w:qFormat/>
    <w:uiPriority w:val="0"/>
    <w:rPr>
      <w:b/>
    </w:rPr>
  </w:style>
  <w:style w:type="character" w:styleId="18">
    <w:name w:val="page number"/>
    <w:uiPriority w:val="0"/>
    <w:rPr>
      <w:rFonts w:eastAsia="Arial"/>
    </w:rPr>
  </w:style>
  <w:style w:type="paragraph" w:customStyle="1" w:styleId="19">
    <w:name w:val="Tabletext"/>
    <w:basedOn w:val="1"/>
    <w:uiPriority w:val="0"/>
    <w:pPr>
      <w:spacing w:line="240" w:lineRule="atLeast"/>
      <w:jc w:val="left"/>
    </w:pPr>
    <w:rPr>
      <w:rFonts w:ascii="Arial" w:hAnsi="Arial"/>
      <w:snapToGrid w:val="0"/>
      <w:kern w:val="0"/>
      <w:sz w:val="20"/>
    </w:rPr>
  </w:style>
  <w:style w:type="character" w:customStyle="1" w:styleId="20">
    <w:name w:val="SoDA Field"/>
    <w:uiPriority w:val="0"/>
    <w:rPr>
      <w:color w:val="0000FF"/>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8" Type="http://schemas.microsoft.com/office/2011/relationships/people" Target="people.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2026-03-04T09:15:00Z</dcterms:created>
  <dc:creator>杨登瑞</dc:creator>
  <cp:lastModifiedBy>杨登瑞</cp:lastModifiedBy>
  <dcterms:modified xsi:type="dcterms:W3CDTF">2026-03-04T11:20:02Z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A4814B635D804B9C8AA8FDCFDD14A59E_11</vt:lpwstr>
  </property>
  <property fmtid="{D5CDD505-2E9C-101B-9397-08002B2CF9AE}" pid="4" name="KSOTemplateDocerSaveRecord">
    <vt:lpwstr>eyJoZGlkIjoiNzc1ZGMyMTEyZGM4MTViYzQyMWY5ZDUxMjlmZjc4MGIiLCJ1c2VySWQiOiIxNzgwNjQyODczIn0=</vt:lpwstr>
  </property>
</Properties>
</file>