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5"/>
        <w:tblW w:w="0" w:type="auto"/>
        <w:tblInd w:w="0" w:type="dxa"/>
        <w:tblLayout w:type="fixed"/>
        <w:tblCellMar>
          <w:top w:w="0" w:type="dxa"/>
          <w:left w:w="108" w:type="dxa"/>
          <w:bottom w:w="0" w:type="dxa"/>
          <w:right w:w="108" w:type="dxa"/>
        </w:tblCellMar>
      </w:tblPr>
      <w:tblGrid>
        <w:gridCol w:w="1960"/>
        <w:gridCol w:w="7148"/>
      </w:tblGrid>
      <w:tr w14:paraId="2C4EAC22">
        <w:tblPrEx>
          <w:tblCellMar>
            <w:top w:w="0" w:type="dxa"/>
            <w:left w:w="108" w:type="dxa"/>
            <w:bottom w:w="0" w:type="dxa"/>
            <w:right w:w="108" w:type="dxa"/>
          </w:tblCellMar>
        </w:tblPrEx>
        <w:trPr>
          <w:trHeight w:val="2700" w:hRule="atLeast"/>
        </w:trPr>
        <w:tc>
          <w:tcPr>
            <w:tcW w:w="1960" w:type="dxa"/>
            <w:shd w:val="clear" w:color="auto" w:fill="CCCCCC"/>
            <w:noWrap w:val="0"/>
            <w:vAlign w:val="top"/>
          </w:tcPr>
          <w:p w14:paraId="31718D63">
            <w:pPr>
              <w:ind w:right="100"/>
              <w:rPr>
                <w:rFonts w:hint="eastAsia"/>
                <w:b/>
              </w:rPr>
            </w:pPr>
          </w:p>
        </w:tc>
        <w:tc>
          <w:tcPr>
            <w:tcW w:w="7148" w:type="dxa"/>
            <w:noWrap w:val="0"/>
            <w:vAlign w:val="top"/>
          </w:tcPr>
          <w:tbl>
            <w:tblPr>
              <w:tblStyle w:val="15"/>
              <w:tblpPr w:leftFromText="180" w:rightFromText="180" w:vertAnchor="text" w:horzAnchor="margin" w:tblpY="-23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5"/>
              <w:gridCol w:w="1980"/>
            </w:tblGrid>
            <w:tr w14:paraId="463EB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noWrap w:val="0"/>
                  <w:vAlign w:val="top"/>
                </w:tcPr>
                <w:p w14:paraId="3FA00AC7">
                  <w:pPr>
                    <w:jc w:val="distribute"/>
                    <w:rPr>
                      <w:rFonts w:hint="eastAsia"/>
                      <w:b/>
                    </w:rPr>
                  </w:pPr>
                  <w:r>
                    <w:rPr>
                      <w:rFonts w:hint="eastAsia"/>
                      <w:b/>
                    </w:rPr>
                    <w:t>卷    号</w:t>
                  </w:r>
                </w:p>
              </w:tc>
              <w:tc>
                <w:tcPr>
                  <w:tcW w:w="1980" w:type="dxa"/>
                  <w:noWrap w:val="0"/>
                  <w:vAlign w:val="top"/>
                </w:tcPr>
                <w:p w14:paraId="127625D9">
                  <w:pPr>
                    <w:rPr>
                      <w:b/>
                    </w:rPr>
                  </w:pPr>
                </w:p>
              </w:tc>
            </w:tr>
            <w:tr w14:paraId="76213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1435" w:type="dxa"/>
                  <w:noWrap w:val="0"/>
                  <w:vAlign w:val="top"/>
                </w:tcPr>
                <w:p w14:paraId="31A6FB68">
                  <w:pPr>
                    <w:jc w:val="distribute"/>
                    <w:rPr>
                      <w:b/>
                    </w:rPr>
                  </w:pPr>
                  <w:r>
                    <w:rPr>
                      <w:rFonts w:hint="eastAsia"/>
                      <w:b/>
                    </w:rPr>
                    <w:t>卷内编号</w:t>
                  </w:r>
                </w:p>
              </w:tc>
              <w:tc>
                <w:tcPr>
                  <w:tcW w:w="1980" w:type="dxa"/>
                  <w:noWrap w:val="0"/>
                  <w:vAlign w:val="top"/>
                </w:tcPr>
                <w:p w14:paraId="51F11EDB">
                  <w:pPr>
                    <w:rPr>
                      <w:b/>
                    </w:rPr>
                  </w:pPr>
                </w:p>
              </w:tc>
            </w:tr>
            <w:tr w14:paraId="3F58B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noWrap w:val="0"/>
                  <w:vAlign w:val="top"/>
                </w:tcPr>
                <w:p w14:paraId="7F1DAA36">
                  <w:pPr>
                    <w:jc w:val="distribute"/>
                    <w:rPr>
                      <w:rFonts w:hint="eastAsia"/>
                      <w:b/>
                    </w:rPr>
                  </w:pPr>
                  <w:r>
                    <w:rPr>
                      <w:rFonts w:hint="eastAsia"/>
                      <w:b/>
                    </w:rPr>
                    <w:t>密    级</w:t>
                  </w:r>
                </w:p>
              </w:tc>
              <w:tc>
                <w:tcPr>
                  <w:tcW w:w="1980" w:type="dxa"/>
                  <w:noWrap w:val="0"/>
                  <w:vAlign w:val="top"/>
                </w:tcPr>
                <w:p w14:paraId="370C2BDA">
                  <w:pPr>
                    <w:rPr>
                      <w:b/>
                    </w:rPr>
                  </w:pPr>
                </w:p>
              </w:tc>
            </w:tr>
          </w:tbl>
          <w:p w14:paraId="446AAC03">
            <w:pPr>
              <w:ind w:right="100"/>
              <w:jc w:val="right"/>
              <w:rPr>
                <w:rFonts w:hint="eastAsia"/>
                <w:b/>
              </w:rPr>
            </w:pPr>
          </w:p>
          <w:p w14:paraId="01C2D42B">
            <w:pPr>
              <w:ind w:right="100"/>
              <w:jc w:val="right"/>
              <w:rPr>
                <w:rFonts w:hint="eastAsia"/>
                <w:b/>
              </w:rPr>
            </w:pPr>
          </w:p>
          <w:p w14:paraId="3617CFC4">
            <w:pPr>
              <w:ind w:right="100"/>
              <w:jc w:val="right"/>
              <w:rPr>
                <w:rFonts w:hint="eastAsia"/>
                <w:b/>
              </w:rPr>
            </w:pPr>
          </w:p>
          <w:p w14:paraId="5CCFD4F2">
            <w:pPr>
              <w:ind w:right="100"/>
              <w:jc w:val="right"/>
              <w:rPr>
                <w:rFonts w:hint="eastAsia"/>
                <w:b/>
              </w:rPr>
            </w:pPr>
          </w:p>
          <w:p w14:paraId="64AD17B9">
            <w:pPr>
              <w:ind w:right="100"/>
              <w:jc w:val="right"/>
              <w:rPr>
                <w:rFonts w:hint="eastAsia"/>
                <w:b/>
              </w:rPr>
            </w:pPr>
          </w:p>
          <w:p w14:paraId="7B2573B2">
            <w:pPr>
              <w:ind w:right="100"/>
              <w:jc w:val="right"/>
              <w:rPr>
                <w:rFonts w:hint="eastAsia"/>
                <w:b/>
              </w:rPr>
            </w:pPr>
          </w:p>
          <w:p w14:paraId="37EAA2D7">
            <w:pPr>
              <w:ind w:right="100"/>
              <w:jc w:val="right"/>
              <w:rPr>
                <w:rFonts w:hint="eastAsia"/>
                <w:b/>
              </w:rPr>
            </w:pPr>
          </w:p>
          <w:p w14:paraId="23308A77">
            <w:pPr>
              <w:ind w:right="100"/>
              <w:rPr>
                <w:rFonts w:hint="eastAsia"/>
                <w:b/>
              </w:rPr>
            </w:pPr>
          </w:p>
          <w:p w14:paraId="13F7C579">
            <w:pPr>
              <w:pStyle w:val="14"/>
              <w:rPr>
                <w:rFonts w:hint="eastAsia" w:cs="Arial"/>
                <w:b/>
                <w:sz w:val="20"/>
                <w:szCs w:val="20"/>
                <w:lang w:val="en-US" w:eastAsia="zh-CN"/>
              </w:rPr>
            </w:pPr>
            <w:r>
              <w:rPr>
                <w:rFonts w:hint="eastAsia" w:cs="Arial"/>
                <w:b/>
                <w:sz w:val="20"/>
                <w:szCs w:val="20"/>
                <w:lang w:val="en-US" w:eastAsia="zh-CN"/>
              </w:rPr>
              <w:t>项目编号：xjtu20260304vs001</w:t>
            </w:r>
          </w:p>
          <w:p w14:paraId="588F7944">
            <w:pPr>
              <w:pStyle w:val="14"/>
              <w:rPr>
                <w:rFonts w:hint="eastAsia" w:eastAsia="宋体"/>
                <w:sz w:val="44"/>
                <w:lang w:eastAsia="zh-CN"/>
              </w:rPr>
            </w:pPr>
            <w:r>
              <w:rPr>
                <w:rFonts w:hint="eastAsia"/>
                <w:sz w:val="44"/>
                <w:lang w:eastAsia="zh-CN"/>
              </w:rPr>
              <w:t>虚拟仿真实训教学管理及资源共享云平台</w:t>
            </w:r>
          </w:p>
        </w:tc>
      </w:tr>
      <w:tr w14:paraId="70E33161">
        <w:tblPrEx>
          <w:tblCellMar>
            <w:top w:w="0" w:type="dxa"/>
            <w:left w:w="108" w:type="dxa"/>
            <w:bottom w:w="0" w:type="dxa"/>
            <w:right w:w="108" w:type="dxa"/>
          </w:tblCellMar>
        </w:tblPrEx>
        <w:trPr>
          <w:cantSplit/>
          <w:trHeight w:val="7208" w:hRule="atLeast"/>
        </w:trPr>
        <w:tc>
          <w:tcPr>
            <w:tcW w:w="1960" w:type="dxa"/>
            <w:vMerge w:val="restart"/>
            <w:shd w:val="clear" w:color="auto" w:fill="CCCCCC"/>
            <w:noWrap w:val="0"/>
            <w:vAlign w:val="bottom"/>
          </w:tcPr>
          <w:p w14:paraId="579DFCE1">
            <w:pPr>
              <w:pStyle w:val="14"/>
              <w:jc w:val="both"/>
              <w:rPr>
                <w:rFonts w:hint="eastAsia"/>
                <w:b w:val="0"/>
                <w:sz w:val="21"/>
              </w:rPr>
            </w:pPr>
            <w:r>
              <w:rPr>
                <w:rFonts w:hint="eastAsia"/>
                <w:b w:val="0"/>
                <w:sz w:val="21"/>
              </w:rPr>
              <w:t>分类:</w:t>
            </w:r>
            <w:r>
              <w:rPr>
                <w:b w:val="0"/>
                <w:sz w:val="21"/>
              </w:rPr>
              <w:fldChar w:fldCharType="begin"/>
            </w:r>
            <w:r>
              <w:rPr>
                <w:b w:val="0"/>
                <w:sz w:val="21"/>
              </w:rPr>
              <w:instrText xml:space="preserve"> DOCPROPERTY "Category"  \* MERGEFORMAT </w:instrText>
            </w:r>
            <w:r>
              <w:rPr>
                <w:b w:val="0"/>
                <w:sz w:val="21"/>
              </w:rPr>
              <w:fldChar w:fldCharType="separate"/>
            </w:r>
            <w:r>
              <w:rPr>
                <w:b w:val="0"/>
                <w:sz w:val="21"/>
              </w:rPr>
              <w:fldChar w:fldCharType="end"/>
            </w:r>
          </w:p>
          <w:p w14:paraId="73F04E75">
            <w:pPr>
              <w:ind w:left="718" w:hanging="718" w:hangingChars="342"/>
              <w:jc w:val="both"/>
              <w:rPr>
                <w:rFonts w:hint="eastAsia"/>
                <w:sz w:val="21"/>
                <w:u w:val="single"/>
              </w:rPr>
            </w:pPr>
            <w:r>
              <w:rPr>
                <w:rFonts w:hint="eastAsia"/>
                <w:sz w:val="21"/>
              </w:rPr>
              <w:t>使用者:高级管理者、项目经理、项目组成员</w:t>
            </w:r>
          </w:p>
          <w:p w14:paraId="64CCEBB7">
            <w:pPr>
              <w:ind w:left="684" w:hanging="684" w:hangingChars="342"/>
              <w:rPr>
                <w:rFonts w:hint="eastAsia" w:ascii="宋体" w:hAnsi="宋体"/>
              </w:rPr>
            </w:pPr>
          </w:p>
          <w:p w14:paraId="14753E69">
            <w:pPr>
              <w:ind w:left="684" w:hanging="684" w:hangingChars="342"/>
              <w:rPr>
                <w:rFonts w:hint="eastAsia" w:ascii="宋体" w:hAnsi="宋体"/>
                <w:u w:val="single"/>
              </w:rPr>
            </w:pPr>
          </w:p>
          <w:p w14:paraId="375C4831">
            <w:pPr>
              <w:rPr>
                <w:rFonts w:hint="eastAsia" w:ascii="宋体" w:hAnsi="宋体"/>
              </w:rPr>
            </w:pPr>
          </w:p>
        </w:tc>
        <w:tc>
          <w:tcPr>
            <w:tcW w:w="7148" w:type="dxa"/>
            <w:noWrap w:val="0"/>
            <w:vAlign w:val="top"/>
          </w:tcPr>
          <w:p w14:paraId="6E696733">
            <w:pPr>
              <w:pStyle w:val="7"/>
              <w:rPr>
                <w:rFonts w:hint="eastAsia"/>
                <w:sz w:val="10"/>
              </w:rPr>
            </w:pPr>
          </w:p>
          <w:p w14:paraId="62E096A5">
            <w:pPr>
              <w:pStyle w:val="14"/>
              <w:rPr>
                <w:rFonts w:hint="eastAsia"/>
                <w:sz w:val="52"/>
              </w:rPr>
            </w:pPr>
            <w:ins w:id="8" w:author="henry xiao" w:date="2002-07-24T15:05:00Z">
              <w:r>
                <w:rPr>
                  <w:sz w:val="52"/>
                </w:rPr>
                <w:fldChar w:fldCharType="begin"/>
              </w:r>
            </w:ins>
            <w:ins w:id="9" w:author="henry xiao" w:date="2002-07-24T15:05:00Z">
              <w:r>
                <w:rPr>
                  <w:sz w:val="52"/>
                </w:rPr>
                <w:instrText xml:space="preserve"> TITLE  \* MERGEFORMAT </w:instrText>
              </w:r>
            </w:ins>
            <w:r>
              <w:rPr>
                <w:sz w:val="52"/>
              </w:rPr>
              <w:fldChar w:fldCharType="separate"/>
            </w:r>
            <w:r>
              <w:rPr>
                <w:rFonts w:hint="eastAsia"/>
                <w:sz w:val="52"/>
              </w:rPr>
              <w:t>需求规约</w:t>
            </w:r>
            <w:ins w:id="10" w:author="henry xiao" w:date="2002-07-24T15:05:00Z">
              <w:r>
                <w:rPr>
                  <w:sz w:val="52"/>
                </w:rPr>
                <w:fldChar w:fldCharType="end"/>
              </w:r>
            </w:ins>
          </w:p>
          <w:p w14:paraId="56C1A935">
            <w:pPr>
              <w:pStyle w:val="14"/>
              <w:rPr>
                <w:rFonts w:hint="eastAsia"/>
                <w:sz w:val="24"/>
              </w:rPr>
            </w:pPr>
            <w:r>
              <w:rPr>
                <w:rFonts w:hint="eastAsia"/>
                <w:sz w:val="24"/>
              </w:rPr>
              <w:t>Version</w:t>
            </w:r>
            <w:r>
              <w:rPr>
                <w:sz w:val="24"/>
              </w:rPr>
              <w:t xml:space="preserve">: </w:t>
            </w:r>
            <w:r>
              <w:rPr>
                <w:rFonts w:hint="eastAsia"/>
                <w:sz w:val="24"/>
              </w:rPr>
              <w:t>2.0</w:t>
            </w:r>
          </w:p>
          <w:p w14:paraId="13611EDC">
            <w:pPr>
              <w:jc w:val="center"/>
              <w:rPr>
                <w:rFonts w:hint="eastAsia"/>
                <w:sz w:val="28"/>
              </w:rPr>
            </w:pPr>
          </w:p>
          <w:p w14:paraId="79FB5944">
            <w:pPr>
              <w:jc w:val="center"/>
              <w:rPr>
                <w:rFonts w:hint="eastAsia"/>
                <w:sz w:val="28"/>
              </w:rPr>
            </w:pPr>
          </w:p>
          <w:p w14:paraId="746380EE">
            <w:pPr>
              <w:ind w:firstLine="600" w:firstLineChars="200"/>
              <w:outlineLvl w:val="0"/>
              <w:rPr>
                <w:rFonts w:hint="eastAsia" w:ascii="楷体_GB2312" w:eastAsia="楷体_GB2312"/>
                <w:sz w:val="30"/>
                <w:lang w:val="en-US" w:eastAsia="zh-CN"/>
              </w:rPr>
            </w:pPr>
            <w:r>
              <w:rPr>
                <w:rFonts w:hint="eastAsia" w:ascii="楷体_GB2312" w:eastAsia="楷体_GB2312"/>
                <w:sz w:val="30"/>
              </w:rPr>
              <w:t xml:space="preserve">项 目 承 担 部 门：  </w:t>
            </w:r>
            <w:r>
              <w:rPr>
                <w:rFonts w:hint="eastAsia" w:ascii="楷体_GB2312" w:eastAsia="楷体_GB2312"/>
                <w:sz w:val="30"/>
                <w:lang w:val="en-US" w:eastAsia="zh-CN"/>
              </w:rPr>
              <w:t>书不胜数</w:t>
            </w:r>
          </w:p>
          <w:p w14:paraId="52498B7D">
            <w:pPr>
              <w:ind w:firstLine="600" w:firstLineChars="200"/>
              <w:outlineLvl w:val="0"/>
              <w:rPr>
                <w:rFonts w:hint="eastAsia" w:ascii="楷体_GB2312" w:eastAsia="楷体_GB2312"/>
                <w:sz w:val="30"/>
              </w:rPr>
            </w:pPr>
            <w:r>
              <w:rPr>
                <w:rFonts w:hint="eastAsia" w:ascii="楷体_GB2312" w:eastAsia="楷体_GB2312"/>
                <w:sz w:val="30"/>
              </w:rPr>
              <w:t xml:space="preserve"> </w:t>
            </w:r>
          </w:p>
          <w:p w14:paraId="47A46E0C">
            <w:pPr>
              <w:ind w:firstLine="600" w:firstLineChars="200"/>
              <w:outlineLvl w:val="0"/>
              <w:rPr>
                <w:sz w:val="30"/>
              </w:rPr>
            </w:pPr>
            <w:r>
              <w:rPr>
                <w:rFonts w:hint="eastAsia" w:ascii="楷体_GB2312" w:eastAsia="楷体_GB2312"/>
                <w:sz w:val="30"/>
              </w:rPr>
              <w:t>撰</w:t>
            </w:r>
            <w:r>
              <w:rPr>
                <w:rFonts w:ascii="楷体_GB2312" w:eastAsia="楷体_GB2312"/>
                <w:sz w:val="30"/>
              </w:rPr>
              <w:t xml:space="preserve">  </w:t>
            </w:r>
            <w:r>
              <w:rPr>
                <w:rFonts w:hint="eastAsia" w:ascii="楷体_GB2312" w:eastAsia="楷体_GB2312"/>
                <w:sz w:val="30"/>
              </w:rPr>
              <w:t>写</w:t>
            </w:r>
            <w:r>
              <w:rPr>
                <w:rFonts w:ascii="楷体_GB2312" w:eastAsia="楷体_GB2312"/>
                <w:sz w:val="30"/>
              </w:rPr>
              <w:t xml:space="preserve">  </w:t>
            </w:r>
            <w:r>
              <w:rPr>
                <w:rFonts w:hint="eastAsia" w:ascii="楷体_GB2312" w:eastAsia="楷体_GB2312"/>
                <w:sz w:val="30"/>
              </w:rPr>
              <w:t>人</w:t>
            </w:r>
            <w:r>
              <w:rPr>
                <w:rFonts w:hint="eastAsia" w:ascii="楷体_GB2312" w:eastAsia="楷体_GB2312"/>
                <w:sz w:val="28"/>
              </w:rPr>
              <w:t>（签名）</w:t>
            </w:r>
            <w:r>
              <w:rPr>
                <w:rFonts w:hint="eastAsia" w:ascii="楷体_GB2312" w:eastAsia="楷体_GB2312"/>
                <w:sz w:val="30"/>
              </w:rPr>
              <w:t xml:space="preserve">：    </w:t>
            </w:r>
            <w:r>
              <w:rPr>
                <w:rFonts w:hint="eastAsia" w:ascii="楷体_GB2312" w:eastAsia="楷体_GB2312"/>
                <w:sz w:val="30"/>
                <w:lang w:val="en-US" w:eastAsia="zh-CN"/>
              </w:rPr>
              <w:t>杨登瑞</w:t>
            </w:r>
            <w:r>
              <w:rPr>
                <w:rFonts w:hint="eastAsia" w:ascii="楷体_GB2312" w:eastAsia="楷体_GB2312"/>
                <w:sz w:val="30"/>
              </w:rPr>
              <w:t xml:space="preserve">     </w:t>
            </w:r>
          </w:p>
          <w:p w14:paraId="3888F616">
            <w:pPr>
              <w:tabs>
                <w:tab w:val="left" w:pos="3780"/>
                <w:tab w:val="left" w:pos="4200"/>
              </w:tabs>
              <w:rPr>
                <w:rFonts w:hint="eastAsia" w:ascii="楷体_GB2312" w:eastAsia="楷体_GB2312"/>
                <w:sz w:val="30"/>
              </w:rPr>
            </w:pPr>
          </w:p>
          <w:p w14:paraId="3ECBD94A">
            <w:pPr>
              <w:tabs>
                <w:tab w:val="left" w:pos="3780"/>
                <w:tab w:val="left" w:pos="4200"/>
              </w:tabs>
              <w:ind w:firstLine="600" w:firstLineChars="200"/>
              <w:rPr>
                <w:rFonts w:hint="eastAsia"/>
                <w:sz w:val="30"/>
              </w:rPr>
            </w:pPr>
            <w:r>
              <w:rPr>
                <w:rFonts w:hint="eastAsia" w:ascii="楷体_GB2312" w:eastAsia="楷体_GB2312"/>
                <w:sz w:val="30"/>
              </w:rPr>
              <w:t>完</w:t>
            </w:r>
            <w:r>
              <w:rPr>
                <w:rFonts w:ascii="楷体_GB2312" w:eastAsia="楷体_GB2312"/>
                <w:sz w:val="30"/>
              </w:rPr>
              <w:t xml:space="preserve"> </w:t>
            </w:r>
            <w:r>
              <w:rPr>
                <w:rFonts w:hint="eastAsia" w:ascii="楷体_GB2312" w:eastAsia="楷体_GB2312"/>
                <w:sz w:val="30"/>
              </w:rPr>
              <w:t xml:space="preserve">  成   日</w:t>
            </w:r>
            <w:r>
              <w:rPr>
                <w:rFonts w:ascii="楷体_GB2312" w:eastAsia="楷体_GB2312"/>
                <w:sz w:val="30"/>
              </w:rPr>
              <w:t xml:space="preserve"> </w:t>
            </w:r>
            <w:r>
              <w:rPr>
                <w:rFonts w:hint="eastAsia" w:ascii="楷体_GB2312" w:eastAsia="楷体_GB2312"/>
                <w:sz w:val="30"/>
              </w:rPr>
              <w:t xml:space="preserve">  期：    </w:t>
            </w:r>
            <w:r>
              <w:rPr>
                <w:rFonts w:hint="eastAsia" w:ascii="楷体_GB2312" w:eastAsia="楷体_GB2312"/>
                <w:sz w:val="30"/>
                <w:lang w:eastAsia="zh-CN"/>
              </w:rPr>
              <w:t>202</w:t>
            </w:r>
            <w:r>
              <w:rPr>
                <w:rFonts w:hint="eastAsia" w:ascii="楷体_GB2312" w:eastAsia="楷体_GB2312"/>
                <w:sz w:val="30"/>
                <w:lang w:val="en-US" w:eastAsia="zh-CN"/>
              </w:rPr>
              <w:t>6</w:t>
            </w:r>
            <w:r>
              <w:rPr>
                <w:rFonts w:hint="eastAsia" w:ascii="楷体_GB2312" w:eastAsia="楷体_GB2312"/>
                <w:sz w:val="30"/>
              </w:rPr>
              <w:t>-</w:t>
            </w:r>
            <w:r>
              <w:rPr>
                <w:rFonts w:hint="eastAsia" w:ascii="楷体_GB2312" w:eastAsia="楷体_GB2312"/>
                <w:sz w:val="30"/>
                <w:lang w:val="en-US" w:eastAsia="zh-CN"/>
              </w:rPr>
              <w:t>3</w:t>
            </w:r>
            <w:r>
              <w:rPr>
                <w:rFonts w:hint="eastAsia" w:ascii="楷体_GB2312" w:eastAsia="楷体_GB2312"/>
                <w:sz w:val="30"/>
              </w:rPr>
              <w:t>-</w:t>
            </w:r>
            <w:r>
              <w:rPr>
                <w:rFonts w:hint="eastAsia" w:ascii="楷体_GB2312" w:eastAsia="楷体_GB2312"/>
                <w:sz w:val="30"/>
                <w:lang w:val="en-US" w:eastAsia="zh-CN"/>
              </w:rPr>
              <w:t>4</w:t>
            </w:r>
            <w:r>
              <w:rPr>
                <w:rFonts w:hint="eastAsia" w:ascii="楷体_GB2312" w:eastAsia="楷体_GB2312"/>
                <w:sz w:val="30"/>
              </w:rPr>
              <w:t xml:space="preserve">    </w:t>
            </w:r>
          </w:p>
          <w:p w14:paraId="1376FC8F">
            <w:pPr>
              <w:ind w:firstLine="600" w:firstLineChars="200"/>
              <w:rPr>
                <w:rFonts w:hint="eastAsia" w:ascii="楷体_GB2312" w:eastAsia="楷体_GB2312"/>
                <w:sz w:val="30"/>
              </w:rPr>
            </w:pPr>
          </w:p>
          <w:p w14:paraId="7CBECE24">
            <w:pPr>
              <w:ind w:firstLine="600" w:firstLineChars="200"/>
              <w:rPr>
                <w:rFonts w:hint="eastAsia" w:ascii="楷体_GB2312" w:eastAsia="楷体_GB2312"/>
                <w:sz w:val="30"/>
                <w:szCs w:val="30"/>
              </w:rPr>
            </w:pPr>
            <w:r>
              <w:rPr>
                <w:rFonts w:hint="eastAsia" w:ascii="楷体_GB2312" w:eastAsia="楷体_GB2312"/>
                <w:sz w:val="30"/>
              </w:rPr>
              <w:t>本文档 使 用部门：</w:t>
            </w:r>
            <w:r>
              <w:rPr>
                <w:rFonts w:hint="eastAsia" w:ascii="楷体_GB2312" w:eastAsia="楷体_GB2312"/>
                <w:sz w:val="30"/>
                <w:szCs w:val="30"/>
              </w:rPr>
              <w:t xml:space="preserve"> ■主管领导   </w:t>
            </w:r>
            <w:r>
              <w:rPr>
                <w:rFonts w:ascii="楷体_GB2312" w:eastAsia="楷体_GB2312"/>
                <w:sz w:val="30"/>
                <w:szCs w:val="30"/>
              </w:rPr>
              <w:t xml:space="preserve">  </w:t>
            </w:r>
            <w:r>
              <w:rPr>
                <w:rFonts w:hint="eastAsia" w:ascii="楷体_GB2312" w:eastAsia="楷体_GB2312"/>
                <w:sz w:val="30"/>
                <w:szCs w:val="30"/>
              </w:rPr>
              <w:t xml:space="preserve">■项目组 </w:t>
            </w:r>
          </w:p>
          <w:p w14:paraId="66B965EE">
            <w:pPr>
              <w:ind w:firstLine="1200" w:firstLineChars="400"/>
              <w:rPr>
                <w:sz w:val="30"/>
                <w:szCs w:val="30"/>
                <w:u w:val="single"/>
              </w:rPr>
            </w:pPr>
            <w:r>
              <w:rPr>
                <w:rFonts w:hint="eastAsia" w:ascii="楷体_GB2312" w:eastAsia="楷体_GB2312"/>
                <w:sz w:val="30"/>
                <w:szCs w:val="30"/>
              </w:rPr>
              <w:t xml:space="preserve">■客户（市场）  ■维护人员  ■用户  </w:t>
            </w:r>
          </w:p>
          <w:p w14:paraId="07F2D939">
            <w:pPr>
              <w:ind w:firstLine="600" w:firstLineChars="200"/>
              <w:outlineLvl w:val="0"/>
              <w:rPr>
                <w:sz w:val="30"/>
              </w:rPr>
            </w:pPr>
            <w:r>
              <w:rPr>
                <w:rFonts w:hint="eastAsia" w:ascii="楷体_GB2312" w:eastAsia="楷体_GB2312"/>
                <w:sz w:val="30"/>
              </w:rPr>
              <w:t>评审负责人</w:t>
            </w:r>
            <w:r>
              <w:rPr>
                <w:rFonts w:hint="eastAsia" w:ascii="楷体_GB2312" w:eastAsia="楷体_GB2312"/>
                <w:sz w:val="28"/>
              </w:rPr>
              <w:t>（签名）</w:t>
            </w:r>
            <w:r>
              <w:rPr>
                <w:rFonts w:hint="eastAsia" w:ascii="楷体_GB2312" w:eastAsia="楷体_GB2312"/>
                <w:sz w:val="30"/>
              </w:rPr>
              <w:t xml:space="preserve">：      </w:t>
            </w:r>
            <w:r>
              <w:rPr>
                <w:rFonts w:hint="eastAsia" w:ascii="楷体_GB2312" w:eastAsia="楷体_GB2312"/>
                <w:sz w:val="30"/>
                <w:lang w:eastAsia="zh-CN"/>
              </w:rPr>
              <w:t>张鑫</w:t>
            </w:r>
            <w:r>
              <w:rPr>
                <w:rFonts w:hint="eastAsia" w:ascii="楷体_GB2312" w:eastAsia="楷体_GB2312"/>
                <w:sz w:val="30"/>
              </w:rPr>
              <w:t xml:space="preserve">     </w:t>
            </w:r>
          </w:p>
          <w:p w14:paraId="28E74CB1">
            <w:pPr>
              <w:tabs>
                <w:tab w:val="left" w:pos="1655"/>
                <w:tab w:val="center" w:pos="3672"/>
              </w:tabs>
              <w:ind w:firstLine="600" w:firstLineChars="200"/>
              <w:rPr>
                <w:rFonts w:hint="eastAsia" w:ascii="楷体_GB2312" w:eastAsia="楷体_GB2312"/>
                <w:sz w:val="30"/>
              </w:rPr>
            </w:pPr>
          </w:p>
          <w:p w14:paraId="3FA4E076">
            <w:pPr>
              <w:tabs>
                <w:tab w:val="left" w:pos="1655"/>
                <w:tab w:val="center" w:pos="3672"/>
              </w:tabs>
              <w:ind w:firstLine="600" w:firstLineChars="200"/>
              <w:rPr>
                <w:rFonts w:hint="eastAsia" w:eastAsia="楷体_GB2312"/>
                <w:lang w:eastAsia="zh-CN"/>
              </w:rPr>
            </w:pPr>
            <w:r>
              <w:rPr>
                <w:rFonts w:hint="eastAsia" w:ascii="楷体_GB2312" w:eastAsia="楷体_GB2312"/>
                <w:sz w:val="30"/>
              </w:rPr>
              <w:t>评</w:t>
            </w:r>
            <w:r>
              <w:rPr>
                <w:rFonts w:ascii="楷体_GB2312" w:eastAsia="楷体_GB2312"/>
                <w:sz w:val="30"/>
              </w:rPr>
              <w:t xml:space="preserve"> </w:t>
            </w:r>
            <w:r>
              <w:rPr>
                <w:rFonts w:hint="eastAsia" w:ascii="楷体_GB2312" w:eastAsia="楷体_GB2312"/>
                <w:sz w:val="30"/>
              </w:rPr>
              <w:t xml:space="preserve">   审   日  期：     </w:t>
            </w:r>
            <w:r>
              <w:rPr>
                <w:rFonts w:hint="eastAsia" w:ascii="楷体_GB2312" w:eastAsia="楷体_GB2312"/>
                <w:sz w:val="30"/>
                <w:lang w:eastAsia="zh-CN"/>
              </w:rPr>
              <w:t>202</w:t>
            </w:r>
            <w:r>
              <w:rPr>
                <w:rFonts w:hint="eastAsia" w:ascii="楷体_GB2312" w:eastAsia="楷体_GB2312"/>
                <w:sz w:val="30"/>
                <w:lang w:val="en-US" w:eastAsia="zh-CN"/>
              </w:rPr>
              <w:t>6</w:t>
            </w:r>
            <w:r>
              <w:rPr>
                <w:rFonts w:hint="eastAsia" w:ascii="楷体_GB2312" w:eastAsia="楷体_GB2312"/>
                <w:sz w:val="30"/>
              </w:rPr>
              <w:t>-</w:t>
            </w:r>
            <w:r>
              <w:rPr>
                <w:rFonts w:hint="eastAsia" w:ascii="楷体_GB2312" w:eastAsia="楷体_GB2312"/>
                <w:sz w:val="30"/>
                <w:lang w:val="en-US" w:eastAsia="zh-CN"/>
              </w:rPr>
              <w:t>3</w:t>
            </w:r>
            <w:r>
              <w:rPr>
                <w:rFonts w:hint="eastAsia" w:ascii="楷体_GB2312" w:eastAsia="楷体_GB2312"/>
                <w:sz w:val="30"/>
              </w:rPr>
              <w:t>-</w:t>
            </w:r>
            <w:r>
              <w:rPr>
                <w:rFonts w:hint="eastAsia" w:ascii="楷体_GB2312" w:eastAsia="楷体_GB2312"/>
                <w:sz w:val="30"/>
                <w:lang w:val="en-US" w:eastAsia="zh-CN"/>
              </w:rPr>
              <w:t>4</w:t>
            </w:r>
          </w:p>
        </w:tc>
      </w:tr>
      <w:tr w14:paraId="362C9190">
        <w:tblPrEx>
          <w:tblCellMar>
            <w:top w:w="0" w:type="dxa"/>
            <w:left w:w="108" w:type="dxa"/>
            <w:bottom w:w="0" w:type="dxa"/>
            <w:right w:w="108" w:type="dxa"/>
          </w:tblCellMar>
        </w:tblPrEx>
        <w:trPr>
          <w:cantSplit/>
          <w:trHeight w:val="2711" w:hRule="atLeast"/>
        </w:trPr>
        <w:tc>
          <w:tcPr>
            <w:tcW w:w="1960" w:type="dxa"/>
            <w:vMerge w:val="continue"/>
            <w:shd w:val="clear" w:color="auto" w:fill="CCCCCC"/>
            <w:noWrap w:val="0"/>
            <w:vAlign w:val="top"/>
          </w:tcPr>
          <w:p w14:paraId="17E8A25D">
            <w:pPr>
              <w:pStyle w:val="14"/>
              <w:jc w:val="right"/>
              <w:rPr>
                <w:rFonts w:hint="eastAsia"/>
              </w:rPr>
            </w:pPr>
          </w:p>
        </w:tc>
        <w:tc>
          <w:tcPr>
            <w:tcW w:w="7148" w:type="dxa"/>
            <w:noWrap w:val="0"/>
            <w:vAlign w:val="bottom"/>
          </w:tcPr>
          <w:p w14:paraId="28E4EBF6">
            <w:pPr>
              <w:pStyle w:val="14"/>
              <w:jc w:val="right"/>
              <w:rPr>
                <w:rFonts w:hint="eastAsia"/>
              </w:rPr>
            </w:pPr>
            <w:r>
              <w:drawing>
                <wp:inline distT="0" distB="0" distL="114300" distR="114300">
                  <wp:extent cx="1269365" cy="353060"/>
                  <wp:effectExtent l="0" t="0" r="635" b="2540"/>
                  <wp:docPr id="11" name="图片 1" descr="华迪标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descr="华迪标志"/>
                          <pic:cNvPicPr>
                            <a:picLocks noChangeAspect="1"/>
                          </pic:cNvPicPr>
                        </pic:nvPicPr>
                        <pic:blipFill>
                          <a:blip r:embed="rId9"/>
                          <a:stretch>
                            <a:fillRect/>
                          </a:stretch>
                        </pic:blipFill>
                        <pic:spPr>
                          <a:xfrm>
                            <a:off x="0" y="0"/>
                            <a:ext cx="1269365" cy="353060"/>
                          </a:xfrm>
                          <a:prstGeom prst="rect">
                            <a:avLst/>
                          </a:prstGeom>
                          <a:noFill/>
                          <a:ln>
                            <a:noFill/>
                          </a:ln>
                        </pic:spPr>
                      </pic:pic>
                    </a:graphicData>
                  </a:graphic>
                </wp:inline>
              </w:drawing>
            </w:r>
            <w:r>
              <w:rPr>
                <w:rFonts w:hint="eastAsia"/>
              </w:rPr>
              <w:t xml:space="preserve">                         </w:t>
            </w:r>
          </w:p>
        </w:tc>
      </w:tr>
    </w:tbl>
    <w:p w14:paraId="47D499C4">
      <w:pPr>
        <w:rPr>
          <w:rFonts w:hint="eastAsia"/>
        </w:rPr>
      </w:pPr>
    </w:p>
    <w:p w14:paraId="1EF16BC9">
      <w:pPr>
        <w:rPr>
          <w:rFonts w:hint="eastAsia" w:ascii="宋体" w:hAnsi="宋体"/>
          <w:b/>
          <w:bCs/>
          <w:sz w:val="24"/>
        </w:rPr>
      </w:pPr>
      <w:r>
        <w:rPr>
          <w:rFonts w:hint="eastAsia" w:ascii="宋体" w:hAnsi="宋体"/>
          <w:b/>
          <w:bCs/>
          <w:sz w:val="24"/>
        </w:rPr>
        <w:t>文档信息</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8"/>
      </w:tblGrid>
      <w:tr w14:paraId="05BD6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14:paraId="310BD941">
            <w:pPr>
              <w:rPr>
                <w:rFonts w:hint="eastAsia" w:ascii="宋体" w:hAnsi="宋体" w:cs="Arial"/>
              </w:rPr>
            </w:pPr>
            <w:r>
              <w:rPr>
                <w:rFonts w:hint="eastAsia" w:ascii="宋体" w:hAnsi="宋体" w:cs="Arial"/>
              </w:rPr>
              <w:t>标题</w:t>
            </w:r>
            <w:r>
              <w:rPr>
                <w:rFonts w:ascii="宋体" w:hAnsi="宋体" w:cs="Arial"/>
              </w:rPr>
              <w:t>:</w:t>
            </w:r>
            <w:r>
              <w:rPr>
                <w:rFonts w:hint="eastAsia"/>
              </w:rPr>
              <w:t xml:space="preserve"> </w:t>
            </w:r>
            <w:r>
              <w:rPr>
                <w:rFonts w:hint="eastAsia"/>
                <w:lang w:eastAsia="zh-CN"/>
              </w:rPr>
              <w:t>虚拟仿真实训教学管理及资源共享云平台</w:t>
            </w:r>
            <w:r>
              <w:rPr>
                <w:rFonts w:hint="eastAsia" w:ascii="宋体" w:hAnsi="宋体" w:cs="Arial"/>
              </w:rPr>
              <w:t>软件需求规约</w:t>
            </w:r>
          </w:p>
        </w:tc>
      </w:tr>
      <w:tr w14:paraId="5C3FB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14:paraId="611C4027">
            <w:pPr>
              <w:rPr>
                <w:rFonts w:hint="eastAsia" w:ascii="宋体" w:hAnsi="宋体" w:eastAsia="宋体" w:cs="Arial"/>
                <w:lang w:eastAsia="zh-CN"/>
              </w:rPr>
            </w:pPr>
            <w:r>
              <w:rPr>
                <w:rFonts w:hint="eastAsia" w:ascii="宋体" w:hAnsi="宋体" w:cs="Arial"/>
              </w:rPr>
              <w:t>作者</w:t>
            </w:r>
            <w:r>
              <w:rPr>
                <w:rFonts w:ascii="宋体" w:hAnsi="宋体" w:cs="Arial"/>
              </w:rPr>
              <w:t xml:space="preserve">: </w:t>
            </w:r>
            <w:r>
              <w:rPr>
                <w:rFonts w:hint="eastAsia" w:ascii="楷体_GB2312" w:eastAsia="楷体_GB2312"/>
                <w:sz w:val="22"/>
                <w:szCs w:val="15"/>
                <w:lang w:val="en-US" w:eastAsia="zh-CN"/>
              </w:rPr>
              <w:t>杨登瑞</w:t>
            </w:r>
          </w:p>
        </w:tc>
      </w:tr>
      <w:tr w14:paraId="0E145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14:paraId="31BE3BD7">
            <w:pPr>
              <w:rPr>
                <w:rFonts w:hint="default" w:ascii="宋体" w:hAnsi="宋体" w:cs="Arial"/>
                <w:lang w:val="en-US"/>
              </w:rPr>
            </w:pPr>
            <w:r>
              <w:rPr>
                <w:rFonts w:hint="eastAsia" w:ascii="宋体" w:hAnsi="宋体" w:cs="Arial"/>
              </w:rPr>
              <w:t>创建日期</w:t>
            </w:r>
            <w:r>
              <w:rPr>
                <w:rFonts w:ascii="宋体" w:hAnsi="宋体" w:cs="Arial"/>
              </w:rPr>
              <w:t xml:space="preserve">: </w:t>
            </w:r>
            <w:r>
              <w:rPr>
                <w:rFonts w:hint="eastAsia" w:ascii="宋体" w:hAnsi="宋体" w:cs="Arial"/>
                <w:lang w:eastAsia="zh-CN"/>
              </w:rPr>
              <w:t>2026-3-4</w:t>
            </w:r>
          </w:p>
        </w:tc>
      </w:tr>
      <w:tr w14:paraId="768BE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14:paraId="31E12B70">
            <w:pPr>
              <w:rPr>
                <w:rFonts w:hint="default" w:ascii="宋体" w:hAnsi="宋体" w:cs="Arial"/>
                <w:lang w:val="en-US" w:eastAsia="zh-CN"/>
              </w:rPr>
            </w:pPr>
            <w:r>
              <w:rPr>
                <w:rFonts w:hint="eastAsia" w:ascii="宋体" w:hAnsi="宋体" w:cs="Arial"/>
              </w:rPr>
              <w:t>上次更新日期</w:t>
            </w:r>
            <w:r>
              <w:rPr>
                <w:rFonts w:ascii="宋体" w:hAnsi="宋体" w:cs="Arial"/>
              </w:rPr>
              <w:t xml:space="preserve">: </w:t>
            </w:r>
            <w:r>
              <w:rPr>
                <w:rFonts w:hint="eastAsia" w:ascii="宋体" w:hAnsi="宋体" w:cs="Arial"/>
                <w:lang w:eastAsia="zh-CN"/>
              </w:rPr>
              <w:t>2026-3-4</w:t>
            </w:r>
          </w:p>
        </w:tc>
      </w:tr>
      <w:tr w14:paraId="7954B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 w:hRule="atLeast"/>
        </w:trPr>
        <w:tc>
          <w:tcPr>
            <w:tcW w:w="9288" w:type="dxa"/>
            <w:noWrap w:val="0"/>
            <w:vAlign w:val="top"/>
          </w:tcPr>
          <w:p w14:paraId="61BADC5C">
            <w:pPr>
              <w:rPr>
                <w:rFonts w:ascii="宋体" w:hAnsi="宋体" w:cs="Arial"/>
              </w:rPr>
            </w:pPr>
            <w:r>
              <w:rPr>
                <w:rFonts w:hint="eastAsia" w:ascii="宋体" w:hAnsi="宋体" w:cs="Arial"/>
              </w:rPr>
              <w:t>版本</w:t>
            </w:r>
            <w:r>
              <w:rPr>
                <w:rFonts w:ascii="宋体" w:hAnsi="宋体" w:cs="Arial"/>
              </w:rPr>
              <w:t>:</w:t>
            </w:r>
            <w:r>
              <w:rPr>
                <w:rFonts w:hint="eastAsia" w:ascii="宋体" w:hAnsi="宋体" w:cs="Arial"/>
              </w:rPr>
              <w:t xml:space="preserve"> Build2.0</w:t>
            </w:r>
          </w:p>
        </w:tc>
      </w:tr>
      <w:tr w14:paraId="5A327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14:paraId="5E547F55">
            <w:pPr>
              <w:rPr>
                <w:rFonts w:ascii="宋体" w:hAnsi="宋体" w:cs="Arial"/>
              </w:rPr>
            </w:pPr>
          </w:p>
        </w:tc>
      </w:tr>
      <w:tr w14:paraId="543A5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14:paraId="3EA59ED2">
            <w:pPr>
              <w:rPr>
                <w:rFonts w:hint="eastAsia" w:ascii="宋体" w:hAnsi="宋体" w:eastAsia="宋体" w:cs="Arial"/>
                <w:lang w:eastAsia="zh-CN"/>
              </w:rPr>
            </w:pPr>
            <w:r>
              <w:rPr>
                <w:rFonts w:hint="eastAsia" w:ascii="宋体" w:hAnsi="宋体" w:cs="Arial"/>
              </w:rPr>
              <w:t>部门名称</w:t>
            </w:r>
            <w:r>
              <w:rPr>
                <w:rFonts w:ascii="宋体" w:hAnsi="宋体" w:cs="Arial"/>
              </w:rPr>
              <w:t>:</w:t>
            </w:r>
            <w:r>
              <w:rPr>
                <w:rFonts w:ascii="宋体" w:hAnsi="宋体" w:cs="Arial"/>
                <w:szCs w:val="21"/>
              </w:rPr>
              <w:t xml:space="preserve"> </w:t>
            </w:r>
            <w:r>
              <w:rPr>
                <w:rFonts w:hint="eastAsia" w:ascii="宋体" w:hAnsi="宋体"/>
                <w:lang w:eastAsia="zh-CN"/>
              </w:rPr>
              <w:t>智慧教育研教部</w:t>
            </w:r>
          </w:p>
        </w:tc>
      </w:tr>
    </w:tbl>
    <w:p w14:paraId="21D202CC">
      <w:pPr>
        <w:pStyle w:val="19"/>
        <w:rPr>
          <w:rFonts w:hint="eastAsia" w:ascii="宋体" w:hAnsi="宋体"/>
        </w:rPr>
      </w:pPr>
    </w:p>
    <w:p w14:paraId="19065736">
      <w:pPr>
        <w:rPr>
          <w:rFonts w:hint="eastAsia" w:ascii="宋体" w:hAnsi="宋体"/>
        </w:rPr>
      </w:pPr>
    </w:p>
    <w:p w14:paraId="61D0C86B">
      <w:pPr>
        <w:pStyle w:val="11"/>
        <w:spacing w:before="0" w:after="0"/>
        <w:rPr>
          <w:rFonts w:ascii="宋体" w:hAnsi="宋体"/>
          <w:caps w:val="0"/>
        </w:rPr>
      </w:pPr>
      <w:r>
        <w:rPr>
          <w:rFonts w:hint="eastAsia" w:ascii="宋体" w:hAnsi="宋体"/>
          <w:caps w:val="0"/>
        </w:rPr>
        <w:t>修订文档历史记录</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1440"/>
        <w:gridCol w:w="4320"/>
        <w:gridCol w:w="1980"/>
      </w:tblGrid>
      <w:tr w14:paraId="0C2AF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noWrap w:val="0"/>
            <w:vAlign w:val="top"/>
          </w:tcPr>
          <w:p w14:paraId="31AD281A">
            <w:pPr>
              <w:rPr>
                <w:rFonts w:ascii="宋体" w:hAnsi="宋体" w:cs="Arial"/>
                <w:b/>
              </w:rPr>
            </w:pPr>
            <w:r>
              <w:rPr>
                <w:rFonts w:hint="eastAsia" w:ascii="宋体" w:hAnsi="宋体" w:cs="Arial"/>
                <w:b/>
              </w:rPr>
              <w:t>日期</w:t>
            </w:r>
          </w:p>
        </w:tc>
        <w:tc>
          <w:tcPr>
            <w:tcW w:w="1440" w:type="dxa"/>
            <w:noWrap w:val="0"/>
            <w:vAlign w:val="top"/>
          </w:tcPr>
          <w:p w14:paraId="2B28870A">
            <w:pPr>
              <w:rPr>
                <w:rFonts w:ascii="宋体" w:hAnsi="宋体" w:cs="Arial"/>
                <w:b/>
              </w:rPr>
            </w:pPr>
            <w:r>
              <w:rPr>
                <w:rFonts w:hint="eastAsia" w:ascii="宋体" w:hAnsi="宋体" w:cs="Arial"/>
                <w:b/>
              </w:rPr>
              <w:t>版本</w:t>
            </w:r>
          </w:p>
        </w:tc>
        <w:tc>
          <w:tcPr>
            <w:tcW w:w="4320" w:type="dxa"/>
            <w:noWrap w:val="0"/>
            <w:vAlign w:val="top"/>
          </w:tcPr>
          <w:p w14:paraId="6547BA92">
            <w:pPr>
              <w:rPr>
                <w:rFonts w:ascii="宋体" w:hAnsi="宋体" w:cs="Arial"/>
                <w:b/>
              </w:rPr>
            </w:pPr>
            <w:r>
              <w:rPr>
                <w:rFonts w:hint="eastAsia" w:ascii="宋体" w:hAnsi="宋体" w:cs="Arial"/>
                <w:b/>
              </w:rPr>
              <w:t>说明</w:t>
            </w:r>
          </w:p>
        </w:tc>
        <w:tc>
          <w:tcPr>
            <w:tcW w:w="1980" w:type="dxa"/>
            <w:noWrap w:val="0"/>
            <w:vAlign w:val="top"/>
          </w:tcPr>
          <w:p w14:paraId="17E6E656">
            <w:pPr>
              <w:rPr>
                <w:rFonts w:ascii="宋体" w:hAnsi="宋体" w:cs="Arial"/>
                <w:b/>
              </w:rPr>
            </w:pPr>
            <w:r>
              <w:rPr>
                <w:rFonts w:hint="eastAsia" w:ascii="宋体" w:hAnsi="宋体" w:cs="Arial"/>
                <w:b/>
              </w:rPr>
              <w:t>作者</w:t>
            </w:r>
          </w:p>
        </w:tc>
      </w:tr>
      <w:tr w14:paraId="261A1B6F">
        <w:tblPrEx>
          <w:tblCellMar>
            <w:top w:w="0" w:type="dxa"/>
            <w:left w:w="108" w:type="dxa"/>
            <w:bottom w:w="0" w:type="dxa"/>
            <w:right w:w="108" w:type="dxa"/>
          </w:tblCellMar>
        </w:tblPrEx>
        <w:trPr>
          <w:trHeight w:val="108" w:hRule="atLeast"/>
        </w:trPr>
        <w:tc>
          <w:tcPr>
            <w:tcW w:w="1548" w:type="dxa"/>
            <w:noWrap w:val="0"/>
            <w:vAlign w:val="top"/>
          </w:tcPr>
          <w:p w14:paraId="6AABDED2">
            <w:pPr>
              <w:rPr>
                <w:rFonts w:hint="default" w:ascii="宋体" w:hAnsi="宋体" w:cs="Arial"/>
                <w:lang w:val="en-US"/>
              </w:rPr>
            </w:pPr>
            <w:r>
              <w:rPr>
                <w:rFonts w:hint="eastAsia" w:ascii="宋体" w:hAnsi="宋体" w:cs="Arial"/>
                <w:lang w:eastAsia="zh-CN"/>
              </w:rPr>
              <w:t>2026-3-4</w:t>
            </w:r>
          </w:p>
        </w:tc>
        <w:tc>
          <w:tcPr>
            <w:tcW w:w="1440" w:type="dxa"/>
            <w:noWrap w:val="0"/>
            <w:vAlign w:val="top"/>
          </w:tcPr>
          <w:p w14:paraId="3BB8171F">
            <w:pPr>
              <w:rPr>
                <w:rFonts w:hint="eastAsia" w:ascii="宋体" w:hAnsi="宋体" w:cs="Arial"/>
              </w:rPr>
            </w:pPr>
            <w:r>
              <w:rPr>
                <w:rFonts w:hint="eastAsia" w:ascii="宋体" w:hAnsi="宋体" w:cs="Arial"/>
              </w:rPr>
              <w:t>1.0.</w:t>
            </w:r>
            <w:r>
              <w:rPr>
                <w:rFonts w:hint="eastAsia" w:ascii="宋体" w:hAnsi="宋体" w:cs="Arial"/>
                <w:lang w:eastAsia="zh-CN"/>
              </w:rPr>
              <w:t>2022</w:t>
            </w:r>
            <w:r>
              <w:rPr>
                <w:rFonts w:hint="eastAsia" w:ascii="宋体" w:hAnsi="宋体" w:cs="Arial"/>
              </w:rPr>
              <w:t>1118</w:t>
            </w:r>
          </w:p>
        </w:tc>
        <w:tc>
          <w:tcPr>
            <w:tcW w:w="4320" w:type="dxa"/>
            <w:noWrap w:val="0"/>
            <w:vAlign w:val="top"/>
          </w:tcPr>
          <w:p w14:paraId="1B34CB60">
            <w:pPr>
              <w:rPr>
                <w:rFonts w:hint="eastAsia" w:ascii="宋体" w:hAnsi="宋体" w:cs="Arial"/>
              </w:rPr>
            </w:pPr>
            <w:r>
              <w:rPr>
                <w:rFonts w:hint="eastAsia" w:ascii="宋体" w:hAnsi="宋体" w:cs="Arial"/>
              </w:rPr>
              <w:t>正式发布</w:t>
            </w:r>
          </w:p>
        </w:tc>
        <w:tc>
          <w:tcPr>
            <w:tcW w:w="1980" w:type="dxa"/>
            <w:noWrap w:val="0"/>
            <w:vAlign w:val="top"/>
          </w:tcPr>
          <w:p w14:paraId="374617BC">
            <w:pPr>
              <w:rPr>
                <w:rFonts w:hint="eastAsia" w:ascii="宋体" w:hAnsi="宋体" w:eastAsia="宋体" w:cs="Arial"/>
                <w:lang w:eastAsia="zh-CN"/>
              </w:rPr>
            </w:pPr>
            <w:r>
              <w:rPr>
                <w:rFonts w:hint="eastAsia" w:ascii="楷体_GB2312" w:eastAsia="楷体_GB2312"/>
                <w:sz w:val="24"/>
                <w:szCs w:val="16"/>
                <w:lang w:val="en-US" w:eastAsia="zh-CN"/>
              </w:rPr>
              <w:t>杨登瑞</w:t>
            </w:r>
          </w:p>
        </w:tc>
      </w:tr>
      <w:tr w14:paraId="01FE8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1548" w:type="dxa"/>
            <w:noWrap w:val="0"/>
            <w:vAlign w:val="top"/>
          </w:tcPr>
          <w:p w14:paraId="67C9F49A">
            <w:pPr>
              <w:rPr>
                <w:rFonts w:hint="eastAsia" w:ascii="宋体" w:hAnsi="宋体" w:cs="Arial"/>
              </w:rPr>
            </w:pPr>
          </w:p>
        </w:tc>
        <w:tc>
          <w:tcPr>
            <w:tcW w:w="1440" w:type="dxa"/>
            <w:noWrap w:val="0"/>
            <w:vAlign w:val="top"/>
          </w:tcPr>
          <w:p w14:paraId="5EBB12DD">
            <w:pPr>
              <w:rPr>
                <w:rFonts w:hint="eastAsia" w:ascii="宋体" w:hAnsi="宋体" w:cs="Arial"/>
              </w:rPr>
            </w:pPr>
          </w:p>
        </w:tc>
        <w:tc>
          <w:tcPr>
            <w:tcW w:w="4320" w:type="dxa"/>
            <w:noWrap w:val="0"/>
            <w:vAlign w:val="top"/>
          </w:tcPr>
          <w:p w14:paraId="5356820B">
            <w:pPr>
              <w:rPr>
                <w:rFonts w:hint="eastAsia" w:ascii="宋体" w:hAnsi="宋体" w:cs="Arial"/>
              </w:rPr>
            </w:pPr>
          </w:p>
        </w:tc>
        <w:tc>
          <w:tcPr>
            <w:tcW w:w="1980" w:type="dxa"/>
            <w:noWrap w:val="0"/>
            <w:vAlign w:val="top"/>
          </w:tcPr>
          <w:p w14:paraId="31F9F3B2">
            <w:pPr>
              <w:rPr>
                <w:rFonts w:hint="eastAsia" w:ascii="宋体" w:hAnsi="宋体" w:cs="Arial"/>
              </w:rPr>
            </w:pPr>
          </w:p>
        </w:tc>
      </w:tr>
      <w:tr w14:paraId="02438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6DC13A6F">
            <w:pPr>
              <w:rPr>
                <w:rFonts w:hint="eastAsia" w:ascii="宋体" w:hAnsi="宋体" w:cs="Arial"/>
              </w:rPr>
            </w:pPr>
          </w:p>
        </w:tc>
        <w:tc>
          <w:tcPr>
            <w:tcW w:w="1440" w:type="dxa"/>
            <w:noWrap w:val="0"/>
            <w:vAlign w:val="top"/>
          </w:tcPr>
          <w:p w14:paraId="7625956A">
            <w:pPr>
              <w:rPr>
                <w:rFonts w:hint="eastAsia" w:ascii="宋体" w:hAnsi="宋体" w:cs="Arial"/>
              </w:rPr>
            </w:pPr>
          </w:p>
        </w:tc>
        <w:tc>
          <w:tcPr>
            <w:tcW w:w="4320" w:type="dxa"/>
            <w:noWrap w:val="0"/>
            <w:vAlign w:val="top"/>
          </w:tcPr>
          <w:p w14:paraId="2467DBA9">
            <w:pPr>
              <w:rPr>
                <w:rFonts w:ascii="宋体" w:hAnsi="宋体" w:cs="Arial"/>
              </w:rPr>
            </w:pPr>
          </w:p>
        </w:tc>
        <w:tc>
          <w:tcPr>
            <w:tcW w:w="1980" w:type="dxa"/>
            <w:noWrap w:val="0"/>
            <w:vAlign w:val="top"/>
          </w:tcPr>
          <w:p w14:paraId="7B15BED8">
            <w:pPr>
              <w:rPr>
                <w:rFonts w:hint="eastAsia" w:ascii="宋体" w:hAnsi="宋体" w:cs="Arial"/>
              </w:rPr>
            </w:pPr>
          </w:p>
        </w:tc>
      </w:tr>
      <w:tr w14:paraId="2B8D0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548" w:type="dxa"/>
            <w:noWrap w:val="0"/>
            <w:vAlign w:val="top"/>
          </w:tcPr>
          <w:p w14:paraId="27FA5053">
            <w:pPr>
              <w:rPr>
                <w:rFonts w:hint="eastAsia" w:ascii="宋体" w:hAnsi="宋体" w:cs="Arial"/>
              </w:rPr>
            </w:pPr>
          </w:p>
        </w:tc>
        <w:tc>
          <w:tcPr>
            <w:tcW w:w="1440" w:type="dxa"/>
            <w:noWrap w:val="0"/>
            <w:vAlign w:val="top"/>
          </w:tcPr>
          <w:p w14:paraId="426762E8">
            <w:pPr>
              <w:rPr>
                <w:rFonts w:hint="eastAsia" w:ascii="宋体" w:hAnsi="宋体" w:cs="Arial"/>
              </w:rPr>
            </w:pPr>
          </w:p>
        </w:tc>
        <w:tc>
          <w:tcPr>
            <w:tcW w:w="4320" w:type="dxa"/>
            <w:noWrap w:val="0"/>
            <w:vAlign w:val="top"/>
          </w:tcPr>
          <w:p w14:paraId="22DA2358">
            <w:pPr>
              <w:rPr>
                <w:rFonts w:ascii="宋体" w:hAnsi="宋体" w:cs="Arial"/>
              </w:rPr>
            </w:pPr>
          </w:p>
        </w:tc>
        <w:tc>
          <w:tcPr>
            <w:tcW w:w="1980" w:type="dxa"/>
            <w:noWrap w:val="0"/>
            <w:vAlign w:val="top"/>
          </w:tcPr>
          <w:p w14:paraId="6D26C8E8">
            <w:pPr>
              <w:rPr>
                <w:rFonts w:hint="eastAsia" w:ascii="宋体" w:hAnsi="宋体" w:cs="Arial"/>
              </w:rPr>
            </w:pPr>
          </w:p>
        </w:tc>
      </w:tr>
      <w:tr w14:paraId="4B9A7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2692ABA0">
            <w:pPr>
              <w:rPr>
                <w:rFonts w:hint="eastAsia" w:ascii="宋体" w:hAnsi="宋体" w:cs="Arial"/>
              </w:rPr>
            </w:pPr>
          </w:p>
        </w:tc>
        <w:tc>
          <w:tcPr>
            <w:tcW w:w="1440" w:type="dxa"/>
            <w:noWrap w:val="0"/>
            <w:vAlign w:val="top"/>
          </w:tcPr>
          <w:p w14:paraId="574D0ABD">
            <w:pPr>
              <w:rPr>
                <w:rFonts w:hint="eastAsia" w:ascii="宋体" w:hAnsi="宋体" w:cs="Arial"/>
              </w:rPr>
            </w:pPr>
          </w:p>
        </w:tc>
        <w:tc>
          <w:tcPr>
            <w:tcW w:w="4320" w:type="dxa"/>
            <w:noWrap w:val="0"/>
            <w:vAlign w:val="top"/>
          </w:tcPr>
          <w:p w14:paraId="32EF9203">
            <w:pPr>
              <w:rPr>
                <w:rFonts w:ascii="宋体" w:hAnsi="宋体" w:cs="Arial"/>
              </w:rPr>
            </w:pPr>
          </w:p>
        </w:tc>
        <w:tc>
          <w:tcPr>
            <w:tcW w:w="1980" w:type="dxa"/>
            <w:noWrap w:val="0"/>
            <w:vAlign w:val="top"/>
          </w:tcPr>
          <w:p w14:paraId="38420E6B">
            <w:pPr>
              <w:rPr>
                <w:rFonts w:hint="eastAsia" w:ascii="宋体" w:hAnsi="宋体" w:cs="Arial"/>
              </w:rPr>
            </w:pPr>
          </w:p>
        </w:tc>
      </w:tr>
      <w:tr w14:paraId="6D4C4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298ACDDE">
            <w:pPr>
              <w:rPr>
                <w:rFonts w:ascii="宋体" w:hAnsi="宋体" w:cs="Arial"/>
              </w:rPr>
            </w:pPr>
          </w:p>
        </w:tc>
        <w:tc>
          <w:tcPr>
            <w:tcW w:w="1440" w:type="dxa"/>
            <w:noWrap w:val="0"/>
            <w:vAlign w:val="top"/>
          </w:tcPr>
          <w:p w14:paraId="5100EA00">
            <w:pPr>
              <w:rPr>
                <w:rFonts w:ascii="宋体" w:hAnsi="宋体" w:cs="Arial"/>
              </w:rPr>
            </w:pPr>
          </w:p>
        </w:tc>
        <w:tc>
          <w:tcPr>
            <w:tcW w:w="4320" w:type="dxa"/>
            <w:noWrap w:val="0"/>
            <w:vAlign w:val="top"/>
          </w:tcPr>
          <w:p w14:paraId="4BFC32A9">
            <w:pPr>
              <w:rPr>
                <w:rFonts w:ascii="宋体" w:hAnsi="宋体" w:cs="Arial"/>
              </w:rPr>
            </w:pPr>
          </w:p>
        </w:tc>
        <w:tc>
          <w:tcPr>
            <w:tcW w:w="1980" w:type="dxa"/>
            <w:noWrap w:val="0"/>
            <w:vAlign w:val="top"/>
          </w:tcPr>
          <w:p w14:paraId="61635A23">
            <w:pPr>
              <w:rPr>
                <w:rFonts w:ascii="宋体" w:hAnsi="宋体" w:cs="Arial"/>
              </w:rPr>
            </w:pPr>
          </w:p>
        </w:tc>
      </w:tr>
      <w:tr w14:paraId="12B2A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4DCEA97E">
            <w:pPr>
              <w:rPr>
                <w:rFonts w:ascii="宋体" w:hAnsi="宋体" w:cs="Arial"/>
              </w:rPr>
            </w:pPr>
          </w:p>
        </w:tc>
        <w:tc>
          <w:tcPr>
            <w:tcW w:w="1440" w:type="dxa"/>
            <w:noWrap w:val="0"/>
            <w:vAlign w:val="top"/>
          </w:tcPr>
          <w:p w14:paraId="4C164A7E">
            <w:pPr>
              <w:rPr>
                <w:rFonts w:ascii="宋体" w:hAnsi="宋体" w:cs="Arial"/>
              </w:rPr>
            </w:pPr>
          </w:p>
        </w:tc>
        <w:tc>
          <w:tcPr>
            <w:tcW w:w="4320" w:type="dxa"/>
            <w:noWrap w:val="0"/>
            <w:vAlign w:val="top"/>
          </w:tcPr>
          <w:p w14:paraId="480DC557">
            <w:pPr>
              <w:rPr>
                <w:rFonts w:ascii="宋体" w:hAnsi="宋体" w:cs="Arial"/>
              </w:rPr>
            </w:pPr>
          </w:p>
        </w:tc>
        <w:tc>
          <w:tcPr>
            <w:tcW w:w="1980" w:type="dxa"/>
            <w:noWrap w:val="0"/>
            <w:vAlign w:val="top"/>
          </w:tcPr>
          <w:p w14:paraId="4A6869A3">
            <w:pPr>
              <w:rPr>
                <w:rFonts w:ascii="宋体" w:hAnsi="宋体" w:cs="Arial"/>
              </w:rPr>
            </w:pPr>
          </w:p>
        </w:tc>
      </w:tr>
      <w:tr w14:paraId="10B21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5FEA0E0E">
            <w:pPr>
              <w:rPr>
                <w:rFonts w:ascii="宋体" w:hAnsi="宋体" w:cs="Arial"/>
              </w:rPr>
            </w:pPr>
          </w:p>
        </w:tc>
        <w:tc>
          <w:tcPr>
            <w:tcW w:w="1440" w:type="dxa"/>
            <w:noWrap w:val="0"/>
            <w:vAlign w:val="top"/>
          </w:tcPr>
          <w:p w14:paraId="3879128C">
            <w:pPr>
              <w:rPr>
                <w:rFonts w:ascii="宋体" w:hAnsi="宋体" w:cs="Arial"/>
              </w:rPr>
            </w:pPr>
          </w:p>
        </w:tc>
        <w:tc>
          <w:tcPr>
            <w:tcW w:w="4320" w:type="dxa"/>
            <w:noWrap w:val="0"/>
            <w:vAlign w:val="top"/>
          </w:tcPr>
          <w:p w14:paraId="78B83E61">
            <w:pPr>
              <w:rPr>
                <w:rFonts w:ascii="宋体" w:hAnsi="宋体" w:cs="Arial"/>
              </w:rPr>
            </w:pPr>
          </w:p>
        </w:tc>
        <w:tc>
          <w:tcPr>
            <w:tcW w:w="1980" w:type="dxa"/>
            <w:noWrap w:val="0"/>
            <w:vAlign w:val="top"/>
          </w:tcPr>
          <w:p w14:paraId="57E0FFBD">
            <w:pPr>
              <w:rPr>
                <w:rFonts w:ascii="宋体" w:hAnsi="宋体" w:cs="Arial"/>
              </w:rPr>
            </w:pPr>
          </w:p>
        </w:tc>
      </w:tr>
      <w:tr w14:paraId="3AC2F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1D093BB1">
            <w:pPr>
              <w:rPr>
                <w:rFonts w:ascii="宋体" w:hAnsi="宋体" w:cs="Arial"/>
              </w:rPr>
            </w:pPr>
          </w:p>
        </w:tc>
        <w:tc>
          <w:tcPr>
            <w:tcW w:w="1440" w:type="dxa"/>
            <w:noWrap w:val="0"/>
            <w:vAlign w:val="top"/>
          </w:tcPr>
          <w:p w14:paraId="49891DFD">
            <w:pPr>
              <w:rPr>
                <w:rFonts w:ascii="宋体" w:hAnsi="宋体" w:cs="Arial"/>
              </w:rPr>
            </w:pPr>
          </w:p>
        </w:tc>
        <w:tc>
          <w:tcPr>
            <w:tcW w:w="4320" w:type="dxa"/>
            <w:noWrap w:val="0"/>
            <w:vAlign w:val="top"/>
          </w:tcPr>
          <w:p w14:paraId="3854E4A8">
            <w:pPr>
              <w:rPr>
                <w:rFonts w:ascii="宋体" w:hAnsi="宋体" w:cs="Arial"/>
              </w:rPr>
            </w:pPr>
          </w:p>
        </w:tc>
        <w:tc>
          <w:tcPr>
            <w:tcW w:w="1980" w:type="dxa"/>
            <w:noWrap w:val="0"/>
            <w:vAlign w:val="top"/>
          </w:tcPr>
          <w:p w14:paraId="02E51C70">
            <w:pPr>
              <w:rPr>
                <w:rFonts w:ascii="宋体" w:hAnsi="宋体" w:cs="Arial"/>
              </w:rPr>
            </w:pPr>
          </w:p>
        </w:tc>
      </w:tr>
      <w:tr w14:paraId="48375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08192C5D">
            <w:pPr>
              <w:rPr>
                <w:rFonts w:ascii="宋体" w:hAnsi="宋体" w:cs="Arial"/>
              </w:rPr>
            </w:pPr>
          </w:p>
        </w:tc>
        <w:tc>
          <w:tcPr>
            <w:tcW w:w="1440" w:type="dxa"/>
            <w:noWrap w:val="0"/>
            <w:vAlign w:val="top"/>
          </w:tcPr>
          <w:p w14:paraId="682BCFEB">
            <w:pPr>
              <w:rPr>
                <w:rFonts w:ascii="宋体" w:hAnsi="宋体" w:cs="Arial"/>
              </w:rPr>
            </w:pPr>
          </w:p>
        </w:tc>
        <w:tc>
          <w:tcPr>
            <w:tcW w:w="4320" w:type="dxa"/>
            <w:noWrap w:val="0"/>
            <w:vAlign w:val="top"/>
          </w:tcPr>
          <w:p w14:paraId="674192E4">
            <w:pPr>
              <w:rPr>
                <w:rFonts w:ascii="宋体" w:hAnsi="宋体" w:cs="Arial"/>
              </w:rPr>
            </w:pPr>
          </w:p>
        </w:tc>
        <w:tc>
          <w:tcPr>
            <w:tcW w:w="1980" w:type="dxa"/>
            <w:noWrap w:val="0"/>
            <w:vAlign w:val="top"/>
          </w:tcPr>
          <w:p w14:paraId="023B9BF8">
            <w:pPr>
              <w:rPr>
                <w:rFonts w:ascii="宋体" w:hAnsi="宋体" w:cs="Arial"/>
              </w:rPr>
            </w:pPr>
          </w:p>
        </w:tc>
      </w:tr>
      <w:tr w14:paraId="1E4AB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60E9FD79">
            <w:pPr>
              <w:rPr>
                <w:rFonts w:ascii="宋体" w:hAnsi="宋体" w:cs="Arial"/>
              </w:rPr>
            </w:pPr>
          </w:p>
        </w:tc>
        <w:tc>
          <w:tcPr>
            <w:tcW w:w="1440" w:type="dxa"/>
            <w:noWrap w:val="0"/>
            <w:vAlign w:val="top"/>
          </w:tcPr>
          <w:p w14:paraId="52E33386">
            <w:pPr>
              <w:rPr>
                <w:rFonts w:ascii="宋体" w:hAnsi="宋体" w:cs="Arial"/>
              </w:rPr>
            </w:pPr>
          </w:p>
        </w:tc>
        <w:tc>
          <w:tcPr>
            <w:tcW w:w="4320" w:type="dxa"/>
            <w:noWrap w:val="0"/>
            <w:vAlign w:val="top"/>
          </w:tcPr>
          <w:p w14:paraId="3588AC68">
            <w:pPr>
              <w:rPr>
                <w:rFonts w:ascii="宋体" w:hAnsi="宋体" w:cs="Arial"/>
              </w:rPr>
            </w:pPr>
          </w:p>
        </w:tc>
        <w:tc>
          <w:tcPr>
            <w:tcW w:w="1980" w:type="dxa"/>
            <w:noWrap w:val="0"/>
            <w:vAlign w:val="top"/>
          </w:tcPr>
          <w:p w14:paraId="2049A7E4">
            <w:pPr>
              <w:rPr>
                <w:rFonts w:ascii="宋体" w:hAnsi="宋体" w:cs="Arial"/>
              </w:rPr>
            </w:pPr>
          </w:p>
        </w:tc>
      </w:tr>
      <w:tr w14:paraId="3A4BF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381766D3">
            <w:pPr>
              <w:rPr>
                <w:rFonts w:ascii="宋体" w:hAnsi="宋体" w:cs="Arial"/>
              </w:rPr>
            </w:pPr>
          </w:p>
        </w:tc>
        <w:tc>
          <w:tcPr>
            <w:tcW w:w="1440" w:type="dxa"/>
            <w:noWrap w:val="0"/>
            <w:vAlign w:val="top"/>
          </w:tcPr>
          <w:p w14:paraId="0E99359B">
            <w:pPr>
              <w:rPr>
                <w:rFonts w:ascii="宋体" w:hAnsi="宋体" w:cs="Arial"/>
              </w:rPr>
            </w:pPr>
          </w:p>
        </w:tc>
        <w:tc>
          <w:tcPr>
            <w:tcW w:w="4320" w:type="dxa"/>
            <w:noWrap w:val="0"/>
            <w:vAlign w:val="top"/>
          </w:tcPr>
          <w:p w14:paraId="78A0D621">
            <w:pPr>
              <w:rPr>
                <w:rFonts w:ascii="宋体" w:hAnsi="宋体" w:cs="Arial"/>
              </w:rPr>
            </w:pPr>
          </w:p>
        </w:tc>
        <w:tc>
          <w:tcPr>
            <w:tcW w:w="1980" w:type="dxa"/>
            <w:noWrap w:val="0"/>
            <w:vAlign w:val="top"/>
          </w:tcPr>
          <w:p w14:paraId="36370F2C">
            <w:pPr>
              <w:rPr>
                <w:rFonts w:ascii="宋体" w:hAnsi="宋体" w:cs="Arial"/>
              </w:rPr>
            </w:pPr>
          </w:p>
        </w:tc>
      </w:tr>
      <w:tr w14:paraId="61EC5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09B77203">
            <w:pPr>
              <w:rPr>
                <w:rFonts w:ascii="宋体" w:hAnsi="宋体" w:cs="Arial"/>
              </w:rPr>
            </w:pPr>
          </w:p>
        </w:tc>
        <w:tc>
          <w:tcPr>
            <w:tcW w:w="1440" w:type="dxa"/>
            <w:noWrap w:val="0"/>
            <w:vAlign w:val="top"/>
          </w:tcPr>
          <w:p w14:paraId="576888DF">
            <w:pPr>
              <w:rPr>
                <w:rFonts w:ascii="宋体" w:hAnsi="宋体" w:cs="Arial"/>
              </w:rPr>
            </w:pPr>
          </w:p>
        </w:tc>
        <w:tc>
          <w:tcPr>
            <w:tcW w:w="4320" w:type="dxa"/>
            <w:noWrap w:val="0"/>
            <w:vAlign w:val="top"/>
          </w:tcPr>
          <w:p w14:paraId="23D36A35">
            <w:pPr>
              <w:rPr>
                <w:rFonts w:ascii="宋体" w:hAnsi="宋体" w:cs="Arial"/>
              </w:rPr>
            </w:pPr>
          </w:p>
        </w:tc>
        <w:tc>
          <w:tcPr>
            <w:tcW w:w="1980" w:type="dxa"/>
            <w:noWrap w:val="0"/>
            <w:vAlign w:val="top"/>
          </w:tcPr>
          <w:p w14:paraId="4CF42B59">
            <w:pPr>
              <w:rPr>
                <w:rFonts w:ascii="宋体" w:hAnsi="宋体" w:cs="Arial"/>
              </w:rPr>
            </w:pPr>
          </w:p>
        </w:tc>
      </w:tr>
      <w:tr w14:paraId="1415A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18AF8EF3">
            <w:pPr>
              <w:rPr>
                <w:rFonts w:ascii="宋体" w:hAnsi="宋体" w:cs="Arial"/>
              </w:rPr>
            </w:pPr>
          </w:p>
        </w:tc>
        <w:tc>
          <w:tcPr>
            <w:tcW w:w="1440" w:type="dxa"/>
            <w:noWrap w:val="0"/>
            <w:vAlign w:val="top"/>
          </w:tcPr>
          <w:p w14:paraId="48050839">
            <w:pPr>
              <w:rPr>
                <w:rFonts w:ascii="宋体" w:hAnsi="宋体" w:cs="Arial"/>
              </w:rPr>
            </w:pPr>
          </w:p>
        </w:tc>
        <w:tc>
          <w:tcPr>
            <w:tcW w:w="4320" w:type="dxa"/>
            <w:noWrap w:val="0"/>
            <w:vAlign w:val="top"/>
          </w:tcPr>
          <w:p w14:paraId="0537893A">
            <w:pPr>
              <w:rPr>
                <w:rFonts w:ascii="宋体" w:hAnsi="宋体" w:cs="Arial"/>
              </w:rPr>
            </w:pPr>
          </w:p>
        </w:tc>
        <w:tc>
          <w:tcPr>
            <w:tcW w:w="1980" w:type="dxa"/>
            <w:noWrap w:val="0"/>
            <w:vAlign w:val="top"/>
          </w:tcPr>
          <w:p w14:paraId="6BFA5428">
            <w:pPr>
              <w:rPr>
                <w:rFonts w:ascii="宋体" w:hAnsi="宋体" w:cs="Arial"/>
              </w:rPr>
            </w:pPr>
          </w:p>
        </w:tc>
      </w:tr>
      <w:tr w14:paraId="25BB4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3EB4D61D">
            <w:pPr>
              <w:rPr>
                <w:rFonts w:ascii="宋体" w:hAnsi="宋体" w:cs="Arial"/>
              </w:rPr>
            </w:pPr>
          </w:p>
        </w:tc>
        <w:tc>
          <w:tcPr>
            <w:tcW w:w="1440" w:type="dxa"/>
            <w:noWrap w:val="0"/>
            <w:vAlign w:val="top"/>
          </w:tcPr>
          <w:p w14:paraId="29DBC9F2">
            <w:pPr>
              <w:rPr>
                <w:rFonts w:ascii="宋体" w:hAnsi="宋体" w:cs="Arial"/>
              </w:rPr>
            </w:pPr>
          </w:p>
        </w:tc>
        <w:tc>
          <w:tcPr>
            <w:tcW w:w="4320" w:type="dxa"/>
            <w:noWrap w:val="0"/>
            <w:vAlign w:val="top"/>
          </w:tcPr>
          <w:p w14:paraId="4C370E70">
            <w:pPr>
              <w:rPr>
                <w:rFonts w:ascii="宋体" w:hAnsi="宋体" w:cs="Arial"/>
              </w:rPr>
            </w:pPr>
          </w:p>
        </w:tc>
        <w:tc>
          <w:tcPr>
            <w:tcW w:w="1980" w:type="dxa"/>
            <w:noWrap w:val="0"/>
            <w:vAlign w:val="top"/>
          </w:tcPr>
          <w:p w14:paraId="30CA94FD">
            <w:pPr>
              <w:rPr>
                <w:rFonts w:ascii="宋体" w:hAnsi="宋体" w:cs="Arial"/>
              </w:rPr>
            </w:pPr>
          </w:p>
        </w:tc>
      </w:tr>
      <w:tr w14:paraId="1BA81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2A7EF88D">
            <w:pPr>
              <w:rPr>
                <w:rFonts w:ascii="宋体" w:hAnsi="宋体" w:cs="Arial"/>
              </w:rPr>
            </w:pPr>
          </w:p>
        </w:tc>
        <w:tc>
          <w:tcPr>
            <w:tcW w:w="1440" w:type="dxa"/>
            <w:noWrap w:val="0"/>
            <w:vAlign w:val="top"/>
          </w:tcPr>
          <w:p w14:paraId="63EA944C">
            <w:pPr>
              <w:rPr>
                <w:rFonts w:ascii="宋体" w:hAnsi="宋体" w:cs="Arial"/>
              </w:rPr>
            </w:pPr>
          </w:p>
        </w:tc>
        <w:tc>
          <w:tcPr>
            <w:tcW w:w="4320" w:type="dxa"/>
            <w:noWrap w:val="0"/>
            <w:vAlign w:val="top"/>
          </w:tcPr>
          <w:p w14:paraId="2A3F5274">
            <w:pPr>
              <w:rPr>
                <w:rFonts w:ascii="宋体" w:hAnsi="宋体" w:cs="Arial"/>
              </w:rPr>
            </w:pPr>
          </w:p>
        </w:tc>
        <w:tc>
          <w:tcPr>
            <w:tcW w:w="1980" w:type="dxa"/>
            <w:noWrap w:val="0"/>
            <w:vAlign w:val="top"/>
          </w:tcPr>
          <w:p w14:paraId="7273432B">
            <w:pPr>
              <w:rPr>
                <w:rFonts w:ascii="宋体" w:hAnsi="宋体" w:cs="Arial"/>
              </w:rPr>
            </w:pPr>
          </w:p>
        </w:tc>
      </w:tr>
      <w:tr w14:paraId="25DA5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46862860">
            <w:pPr>
              <w:rPr>
                <w:rFonts w:ascii="宋体" w:hAnsi="宋体" w:cs="Arial"/>
              </w:rPr>
            </w:pPr>
          </w:p>
        </w:tc>
        <w:tc>
          <w:tcPr>
            <w:tcW w:w="1440" w:type="dxa"/>
            <w:noWrap w:val="0"/>
            <w:vAlign w:val="top"/>
          </w:tcPr>
          <w:p w14:paraId="01F8E709">
            <w:pPr>
              <w:rPr>
                <w:rFonts w:ascii="宋体" w:hAnsi="宋体" w:cs="Arial"/>
              </w:rPr>
            </w:pPr>
          </w:p>
        </w:tc>
        <w:tc>
          <w:tcPr>
            <w:tcW w:w="4320" w:type="dxa"/>
            <w:noWrap w:val="0"/>
            <w:vAlign w:val="top"/>
          </w:tcPr>
          <w:p w14:paraId="4B52E1CE">
            <w:pPr>
              <w:rPr>
                <w:rFonts w:ascii="宋体" w:hAnsi="宋体" w:cs="Arial"/>
              </w:rPr>
            </w:pPr>
          </w:p>
        </w:tc>
        <w:tc>
          <w:tcPr>
            <w:tcW w:w="1980" w:type="dxa"/>
            <w:noWrap w:val="0"/>
            <w:vAlign w:val="top"/>
          </w:tcPr>
          <w:p w14:paraId="17ABE973">
            <w:pPr>
              <w:rPr>
                <w:rFonts w:ascii="宋体" w:hAnsi="宋体" w:cs="Arial"/>
              </w:rPr>
            </w:pPr>
          </w:p>
        </w:tc>
      </w:tr>
      <w:tr w14:paraId="2D37E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1C0522CC">
            <w:pPr>
              <w:rPr>
                <w:rFonts w:ascii="宋体" w:hAnsi="宋体" w:cs="Arial"/>
              </w:rPr>
            </w:pPr>
          </w:p>
        </w:tc>
        <w:tc>
          <w:tcPr>
            <w:tcW w:w="1440" w:type="dxa"/>
            <w:noWrap w:val="0"/>
            <w:vAlign w:val="top"/>
          </w:tcPr>
          <w:p w14:paraId="339B50CD">
            <w:pPr>
              <w:rPr>
                <w:rFonts w:ascii="宋体" w:hAnsi="宋体" w:cs="Arial"/>
              </w:rPr>
            </w:pPr>
          </w:p>
        </w:tc>
        <w:tc>
          <w:tcPr>
            <w:tcW w:w="4320" w:type="dxa"/>
            <w:noWrap w:val="0"/>
            <w:vAlign w:val="top"/>
          </w:tcPr>
          <w:p w14:paraId="3883E50F">
            <w:pPr>
              <w:rPr>
                <w:rFonts w:ascii="宋体" w:hAnsi="宋体" w:cs="Arial"/>
              </w:rPr>
            </w:pPr>
          </w:p>
        </w:tc>
        <w:tc>
          <w:tcPr>
            <w:tcW w:w="1980" w:type="dxa"/>
            <w:noWrap w:val="0"/>
            <w:vAlign w:val="top"/>
          </w:tcPr>
          <w:p w14:paraId="19A2C54E">
            <w:pPr>
              <w:rPr>
                <w:rFonts w:ascii="宋体" w:hAnsi="宋体" w:cs="Arial"/>
              </w:rPr>
            </w:pPr>
          </w:p>
        </w:tc>
      </w:tr>
      <w:tr w14:paraId="71C97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1400A20B">
            <w:pPr>
              <w:rPr>
                <w:rFonts w:ascii="宋体" w:hAnsi="宋体" w:cs="Arial"/>
              </w:rPr>
            </w:pPr>
          </w:p>
        </w:tc>
        <w:tc>
          <w:tcPr>
            <w:tcW w:w="1440" w:type="dxa"/>
            <w:noWrap w:val="0"/>
            <w:vAlign w:val="top"/>
          </w:tcPr>
          <w:p w14:paraId="1AD10649">
            <w:pPr>
              <w:rPr>
                <w:rFonts w:ascii="宋体" w:hAnsi="宋体" w:cs="Arial"/>
              </w:rPr>
            </w:pPr>
          </w:p>
        </w:tc>
        <w:tc>
          <w:tcPr>
            <w:tcW w:w="4320" w:type="dxa"/>
            <w:noWrap w:val="0"/>
            <w:vAlign w:val="top"/>
          </w:tcPr>
          <w:p w14:paraId="4D39B3EF">
            <w:pPr>
              <w:rPr>
                <w:rFonts w:ascii="宋体" w:hAnsi="宋体" w:cs="Arial"/>
              </w:rPr>
            </w:pPr>
          </w:p>
        </w:tc>
        <w:tc>
          <w:tcPr>
            <w:tcW w:w="1980" w:type="dxa"/>
            <w:noWrap w:val="0"/>
            <w:vAlign w:val="top"/>
          </w:tcPr>
          <w:p w14:paraId="0858686A">
            <w:pPr>
              <w:rPr>
                <w:rFonts w:ascii="宋体" w:hAnsi="宋体" w:cs="Arial"/>
              </w:rPr>
            </w:pPr>
          </w:p>
        </w:tc>
      </w:tr>
    </w:tbl>
    <w:p w14:paraId="179AA01D">
      <w:pPr>
        <w:rPr>
          <w:rFonts w:ascii="宋体" w:hAnsi="宋体"/>
        </w:rPr>
      </w:pPr>
    </w:p>
    <w:p w14:paraId="1641CA4F">
      <w:pPr>
        <w:rPr>
          <w:rFonts w:hint="eastAsia"/>
          <w:b/>
          <w:sz w:val="28"/>
        </w:rPr>
      </w:pPr>
      <w:r>
        <w:rPr>
          <w:rFonts w:ascii="宋体" w:hAnsi="宋体"/>
        </w:rPr>
        <w:br w:type="page"/>
      </w:r>
      <w:r>
        <w:rPr>
          <w:rFonts w:hint="eastAsia"/>
          <w:b/>
          <w:sz w:val="44"/>
        </w:rPr>
        <w:t>目 录</w:t>
      </w:r>
    </w:p>
    <w:p w14:paraId="773C38D2">
      <w:pPr>
        <w:pStyle w:val="11"/>
        <w:tabs>
          <w:tab w:val="right" w:leader="dot" w:pos="8312"/>
        </w:tabs>
      </w:pPr>
      <w:r>
        <w:rPr>
          <w:caps w:val="0"/>
          <w:sz w:val="21"/>
        </w:rPr>
        <w:fldChar w:fldCharType="begin"/>
      </w:r>
      <w:r>
        <w:rPr>
          <w:caps w:val="0"/>
          <w:sz w:val="21"/>
        </w:rPr>
        <w:instrText xml:space="preserve"> TOC \o "1-3" \h \z </w:instrText>
      </w:r>
      <w:r>
        <w:rPr>
          <w:caps w:val="0"/>
          <w:sz w:val="21"/>
        </w:rPr>
        <w:fldChar w:fldCharType="separate"/>
      </w:r>
      <w:r>
        <w:rPr>
          <w:caps w:val="0"/>
        </w:rPr>
        <w:fldChar w:fldCharType="begin"/>
      </w:r>
      <w:r>
        <w:rPr>
          <w:caps w:val="0"/>
        </w:rPr>
        <w:instrText xml:space="preserve"> HYPERLINK \l _Toc12286 </w:instrText>
      </w:r>
      <w:r>
        <w:rPr>
          <w:caps w:val="0"/>
        </w:rPr>
        <w:fldChar w:fldCharType="separate"/>
      </w:r>
      <w:r>
        <w:rPr>
          <w:rFonts w:hint="eastAsia"/>
        </w:rPr>
        <w:t>1. 引言</w:t>
      </w:r>
      <w:r>
        <w:tab/>
      </w:r>
      <w:r>
        <w:fldChar w:fldCharType="begin"/>
      </w:r>
      <w:r>
        <w:instrText xml:space="preserve"> PAGEREF _Toc12286 \h </w:instrText>
      </w:r>
      <w:r>
        <w:fldChar w:fldCharType="separate"/>
      </w:r>
      <w:r>
        <w:t>1</w:t>
      </w:r>
      <w:r>
        <w:fldChar w:fldCharType="end"/>
      </w:r>
      <w:r>
        <w:rPr>
          <w:caps w:val="0"/>
        </w:rPr>
        <w:fldChar w:fldCharType="end"/>
      </w:r>
    </w:p>
    <w:p w14:paraId="59BC6DCB">
      <w:pPr>
        <w:pStyle w:val="12"/>
        <w:tabs>
          <w:tab w:val="right" w:leader="dot" w:pos="8312"/>
        </w:tabs>
      </w:pPr>
      <w:r>
        <w:rPr>
          <w:caps/>
        </w:rPr>
        <w:fldChar w:fldCharType="begin"/>
      </w:r>
      <w:r>
        <w:rPr>
          <w:caps/>
        </w:rPr>
        <w:instrText xml:space="preserve"> HYPERLINK \l _Toc29414 </w:instrText>
      </w:r>
      <w:r>
        <w:rPr>
          <w:caps/>
        </w:rPr>
        <w:fldChar w:fldCharType="separate"/>
      </w:r>
      <w:r>
        <w:rPr>
          <w:rFonts w:hint="eastAsia"/>
        </w:rPr>
        <w:t>1.1 目的</w:t>
      </w:r>
      <w:r>
        <w:tab/>
      </w:r>
      <w:r>
        <w:fldChar w:fldCharType="begin"/>
      </w:r>
      <w:r>
        <w:instrText xml:space="preserve"> PAGEREF _Toc29414 \h </w:instrText>
      </w:r>
      <w:r>
        <w:fldChar w:fldCharType="separate"/>
      </w:r>
      <w:r>
        <w:t>1</w:t>
      </w:r>
      <w:r>
        <w:fldChar w:fldCharType="end"/>
      </w:r>
      <w:r>
        <w:rPr>
          <w:caps/>
        </w:rPr>
        <w:fldChar w:fldCharType="end"/>
      </w:r>
    </w:p>
    <w:p w14:paraId="00331CEB">
      <w:pPr>
        <w:pStyle w:val="12"/>
        <w:tabs>
          <w:tab w:val="right" w:leader="dot" w:pos="8312"/>
        </w:tabs>
      </w:pPr>
      <w:r>
        <w:rPr>
          <w:caps/>
        </w:rPr>
        <w:fldChar w:fldCharType="begin"/>
      </w:r>
      <w:r>
        <w:rPr>
          <w:caps/>
        </w:rPr>
        <w:instrText xml:space="preserve"> HYPERLINK \l _Toc11042 </w:instrText>
      </w:r>
      <w:r>
        <w:rPr>
          <w:caps/>
        </w:rPr>
        <w:fldChar w:fldCharType="separate"/>
      </w:r>
      <w:r>
        <w:rPr>
          <w:rFonts w:hint="eastAsia"/>
        </w:rPr>
        <w:t>1.2 范围</w:t>
      </w:r>
      <w:r>
        <w:tab/>
      </w:r>
      <w:r>
        <w:fldChar w:fldCharType="begin"/>
      </w:r>
      <w:r>
        <w:instrText xml:space="preserve"> PAGEREF _Toc11042 \h </w:instrText>
      </w:r>
      <w:r>
        <w:fldChar w:fldCharType="separate"/>
      </w:r>
      <w:r>
        <w:t>1</w:t>
      </w:r>
      <w:r>
        <w:fldChar w:fldCharType="end"/>
      </w:r>
      <w:r>
        <w:rPr>
          <w:caps/>
        </w:rPr>
        <w:fldChar w:fldCharType="end"/>
      </w:r>
    </w:p>
    <w:p w14:paraId="5D00D135">
      <w:pPr>
        <w:pStyle w:val="12"/>
        <w:tabs>
          <w:tab w:val="right" w:leader="dot" w:pos="8312"/>
        </w:tabs>
      </w:pPr>
      <w:r>
        <w:rPr>
          <w:caps/>
        </w:rPr>
        <w:fldChar w:fldCharType="begin"/>
      </w:r>
      <w:r>
        <w:rPr>
          <w:caps/>
        </w:rPr>
        <w:instrText xml:space="preserve"> HYPERLINK \l _Toc29703 </w:instrText>
      </w:r>
      <w:r>
        <w:rPr>
          <w:caps/>
        </w:rPr>
        <w:fldChar w:fldCharType="separate"/>
      </w:r>
      <w:r>
        <w:rPr>
          <w:rFonts w:hint="eastAsia"/>
        </w:rPr>
        <w:t>1.3 定义、首字母缩写词和缩略语</w:t>
      </w:r>
      <w:r>
        <w:tab/>
      </w:r>
      <w:r>
        <w:fldChar w:fldCharType="begin"/>
      </w:r>
      <w:r>
        <w:instrText xml:space="preserve"> PAGEREF _Toc29703 \h </w:instrText>
      </w:r>
      <w:r>
        <w:fldChar w:fldCharType="separate"/>
      </w:r>
      <w:r>
        <w:t>1</w:t>
      </w:r>
      <w:r>
        <w:fldChar w:fldCharType="end"/>
      </w:r>
      <w:r>
        <w:rPr>
          <w:caps/>
        </w:rPr>
        <w:fldChar w:fldCharType="end"/>
      </w:r>
    </w:p>
    <w:p w14:paraId="7F53C279">
      <w:pPr>
        <w:pStyle w:val="12"/>
        <w:tabs>
          <w:tab w:val="right" w:leader="dot" w:pos="8312"/>
        </w:tabs>
      </w:pPr>
      <w:r>
        <w:rPr>
          <w:caps/>
        </w:rPr>
        <w:fldChar w:fldCharType="begin"/>
      </w:r>
      <w:r>
        <w:rPr>
          <w:caps/>
        </w:rPr>
        <w:instrText xml:space="preserve"> HYPERLINK \l _Toc10044 </w:instrText>
      </w:r>
      <w:r>
        <w:rPr>
          <w:caps/>
        </w:rPr>
        <w:fldChar w:fldCharType="separate"/>
      </w:r>
      <w:r>
        <w:rPr>
          <w:rFonts w:hint="eastAsia"/>
        </w:rPr>
        <w:t>1.4 参考资料</w:t>
      </w:r>
      <w:r>
        <w:tab/>
      </w:r>
      <w:r>
        <w:fldChar w:fldCharType="begin"/>
      </w:r>
      <w:r>
        <w:instrText xml:space="preserve"> PAGEREF _Toc10044 \h </w:instrText>
      </w:r>
      <w:r>
        <w:fldChar w:fldCharType="separate"/>
      </w:r>
      <w:r>
        <w:t>1</w:t>
      </w:r>
      <w:r>
        <w:fldChar w:fldCharType="end"/>
      </w:r>
      <w:r>
        <w:rPr>
          <w:caps/>
        </w:rPr>
        <w:fldChar w:fldCharType="end"/>
      </w:r>
    </w:p>
    <w:p w14:paraId="669B864C">
      <w:pPr>
        <w:pStyle w:val="11"/>
        <w:tabs>
          <w:tab w:val="right" w:leader="dot" w:pos="8312"/>
        </w:tabs>
      </w:pPr>
      <w:r>
        <w:rPr>
          <w:caps w:val="0"/>
        </w:rPr>
        <w:fldChar w:fldCharType="begin"/>
      </w:r>
      <w:r>
        <w:rPr>
          <w:caps w:val="0"/>
        </w:rPr>
        <w:instrText xml:space="preserve"> HYPERLINK \l _Toc31709 </w:instrText>
      </w:r>
      <w:r>
        <w:rPr>
          <w:caps w:val="0"/>
        </w:rPr>
        <w:fldChar w:fldCharType="separate"/>
      </w:r>
      <w:r>
        <w:rPr>
          <w:rFonts w:hint="eastAsia"/>
        </w:rPr>
        <w:t>2. 软件总体概述</w:t>
      </w:r>
      <w:r>
        <w:tab/>
      </w:r>
      <w:r>
        <w:fldChar w:fldCharType="begin"/>
      </w:r>
      <w:r>
        <w:instrText xml:space="preserve"> PAGEREF _Toc31709 \h </w:instrText>
      </w:r>
      <w:r>
        <w:fldChar w:fldCharType="separate"/>
      </w:r>
      <w:r>
        <w:t>1</w:t>
      </w:r>
      <w:r>
        <w:fldChar w:fldCharType="end"/>
      </w:r>
      <w:r>
        <w:rPr>
          <w:caps w:val="0"/>
        </w:rPr>
        <w:fldChar w:fldCharType="end"/>
      </w:r>
    </w:p>
    <w:p w14:paraId="462CDFA1">
      <w:pPr>
        <w:pStyle w:val="12"/>
        <w:tabs>
          <w:tab w:val="right" w:leader="dot" w:pos="8312"/>
        </w:tabs>
      </w:pPr>
      <w:r>
        <w:rPr>
          <w:caps/>
        </w:rPr>
        <w:fldChar w:fldCharType="begin"/>
      </w:r>
      <w:r>
        <w:rPr>
          <w:caps/>
        </w:rPr>
        <w:instrText xml:space="preserve"> HYPERLINK \l _Toc11113 </w:instrText>
      </w:r>
      <w:r>
        <w:rPr>
          <w:caps/>
        </w:rPr>
        <w:fldChar w:fldCharType="separate"/>
      </w:r>
      <w:r>
        <w:rPr>
          <w:rFonts w:hint="eastAsia"/>
        </w:rPr>
        <w:t>2.1 软件标识</w:t>
      </w:r>
      <w:r>
        <w:tab/>
      </w:r>
      <w:r>
        <w:fldChar w:fldCharType="begin"/>
      </w:r>
      <w:r>
        <w:instrText xml:space="preserve"> PAGEREF _Toc11113 \h </w:instrText>
      </w:r>
      <w:r>
        <w:fldChar w:fldCharType="separate"/>
      </w:r>
      <w:r>
        <w:t>1</w:t>
      </w:r>
      <w:r>
        <w:fldChar w:fldCharType="end"/>
      </w:r>
      <w:r>
        <w:rPr>
          <w:caps/>
        </w:rPr>
        <w:fldChar w:fldCharType="end"/>
      </w:r>
    </w:p>
    <w:p w14:paraId="363399A6">
      <w:pPr>
        <w:pStyle w:val="12"/>
        <w:tabs>
          <w:tab w:val="right" w:leader="dot" w:pos="8312"/>
        </w:tabs>
      </w:pPr>
      <w:r>
        <w:rPr>
          <w:caps/>
        </w:rPr>
        <w:fldChar w:fldCharType="begin"/>
      </w:r>
      <w:r>
        <w:rPr>
          <w:caps/>
        </w:rPr>
        <w:instrText xml:space="preserve"> HYPERLINK \l _Toc27624 </w:instrText>
      </w:r>
      <w:r>
        <w:rPr>
          <w:caps/>
        </w:rPr>
        <w:fldChar w:fldCharType="separate"/>
      </w:r>
      <w:r>
        <w:rPr>
          <w:rFonts w:hint="eastAsia"/>
        </w:rPr>
        <w:t>2.2 软件描述</w:t>
      </w:r>
      <w:r>
        <w:tab/>
      </w:r>
      <w:r>
        <w:fldChar w:fldCharType="begin"/>
      </w:r>
      <w:r>
        <w:instrText xml:space="preserve"> PAGEREF _Toc27624 \h </w:instrText>
      </w:r>
      <w:r>
        <w:fldChar w:fldCharType="separate"/>
      </w:r>
      <w:r>
        <w:t>2</w:t>
      </w:r>
      <w:r>
        <w:fldChar w:fldCharType="end"/>
      </w:r>
      <w:r>
        <w:rPr>
          <w:caps/>
        </w:rPr>
        <w:fldChar w:fldCharType="end"/>
      </w:r>
    </w:p>
    <w:p w14:paraId="55B11876">
      <w:pPr>
        <w:pStyle w:val="8"/>
        <w:tabs>
          <w:tab w:val="right" w:leader="dot" w:pos="8312"/>
        </w:tabs>
      </w:pPr>
      <w:r>
        <w:rPr>
          <w:caps/>
        </w:rPr>
        <w:fldChar w:fldCharType="begin"/>
      </w:r>
      <w:r>
        <w:rPr>
          <w:caps/>
        </w:rPr>
        <w:instrText xml:space="preserve"> HYPERLINK \l _Toc30389 </w:instrText>
      </w:r>
      <w:r>
        <w:rPr>
          <w:caps/>
        </w:rPr>
        <w:fldChar w:fldCharType="separate"/>
      </w:r>
      <w:r>
        <w:rPr>
          <w:rFonts w:hint="eastAsia"/>
        </w:rPr>
        <w:t>2.2.1 系统属性</w:t>
      </w:r>
      <w:r>
        <w:tab/>
      </w:r>
      <w:r>
        <w:fldChar w:fldCharType="begin"/>
      </w:r>
      <w:r>
        <w:instrText xml:space="preserve"> PAGEREF _Toc30389 \h </w:instrText>
      </w:r>
      <w:r>
        <w:fldChar w:fldCharType="separate"/>
      </w:r>
      <w:r>
        <w:t>2</w:t>
      </w:r>
      <w:r>
        <w:fldChar w:fldCharType="end"/>
      </w:r>
      <w:r>
        <w:rPr>
          <w:caps/>
        </w:rPr>
        <w:fldChar w:fldCharType="end"/>
      </w:r>
    </w:p>
    <w:p w14:paraId="3F36EA8C">
      <w:pPr>
        <w:pStyle w:val="8"/>
        <w:tabs>
          <w:tab w:val="right" w:leader="dot" w:pos="8312"/>
        </w:tabs>
      </w:pPr>
      <w:r>
        <w:rPr>
          <w:caps/>
        </w:rPr>
        <w:fldChar w:fldCharType="begin"/>
      </w:r>
      <w:r>
        <w:rPr>
          <w:caps/>
        </w:rPr>
        <w:instrText xml:space="preserve"> HYPERLINK \l _Toc1124 </w:instrText>
      </w:r>
      <w:r>
        <w:rPr>
          <w:caps/>
        </w:rPr>
        <w:fldChar w:fldCharType="separate"/>
      </w:r>
      <w:r>
        <w:rPr>
          <w:rFonts w:hint="eastAsia"/>
        </w:rPr>
        <w:t>2.2.2 开发背景</w:t>
      </w:r>
      <w:r>
        <w:tab/>
      </w:r>
      <w:r>
        <w:fldChar w:fldCharType="begin"/>
      </w:r>
      <w:r>
        <w:instrText xml:space="preserve"> PAGEREF _Toc1124 \h </w:instrText>
      </w:r>
      <w:r>
        <w:fldChar w:fldCharType="separate"/>
      </w:r>
      <w:r>
        <w:t>2</w:t>
      </w:r>
      <w:r>
        <w:fldChar w:fldCharType="end"/>
      </w:r>
      <w:r>
        <w:rPr>
          <w:caps/>
        </w:rPr>
        <w:fldChar w:fldCharType="end"/>
      </w:r>
    </w:p>
    <w:p w14:paraId="6BDF97D3">
      <w:pPr>
        <w:pStyle w:val="8"/>
        <w:tabs>
          <w:tab w:val="right" w:leader="dot" w:pos="8312"/>
        </w:tabs>
      </w:pPr>
      <w:r>
        <w:rPr>
          <w:caps/>
        </w:rPr>
        <w:fldChar w:fldCharType="begin"/>
      </w:r>
      <w:r>
        <w:rPr>
          <w:caps/>
        </w:rPr>
        <w:instrText xml:space="preserve"> HYPERLINK \l _Toc22591 </w:instrText>
      </w:r>
      <w:r>
        <w:rPr>
          <w:caps/>
        </w:rPr>
        <w:fldChar w:fldCharType="separate"/>
      </w:r>
      <w:r>
        <w:rPr>
          <w:rFonts w:hint="eastAsia"/>
        </w:rPr>
        <w:t>2.2.3 软件功能</w:t>
      </w:r>
      <w:r>
        <w:tab/>
      </w:r>
      <w:r>
        <w:fldChar w:fldCharType="begin"/>
      </w:r>
      <w:r>
        <w:instrText xml:space="preserve"> PAGEREF _Toc22591 \h </w:instrText>
      </w:r>
      <w:r>
        <w:fldChar w:fldCharType="separate"/>
      </w:r>
      <w:r>
        <w:t>2</w:t>
      </w:r>
      <w:r>
        <w:fldChar w:fldCharType="end"/>
      </w:r>
      <w:r>
        <w:rPr>
          <w:caps/>
        </w:rPr>
        <w:fldChar w:fldCharType="end"/>
      </w:r>
    </w:p>
    <w:p w14:paraId="3E42B89F">
      <w:pPr>
        <w:pStyle w:val="12"/>
        <w:tabs>
          <w:tab w:val="right" w:leader="dot" w:pos="8312"/>
        </w:tabs>
      </w:pPr>
      <w:r>
        <w:rPr>
          <w:caps/>
        </w:rPr>
        <w:fldChar w:fldCharType="begin"/>
      </w:r>
      <w:r>
        <w:rPr>
          <w:caps/>
        </w:rPr>
        <w:instrText xml:space="preserve"> HYPERLINK \l _Toc4199 </w:instrText>
      </w:r>
      <w:r>
        <w:rPr>
          <w:caps/>
        </w:rPr>
        <w:fldChar w:fldCharType="separate"/>
      </w:r>
      <w:r>
        <w:rPr>
          <w:rFonts w:hint="eastAsia"/>
        </w:rPr>
        <w:t>2.3 用户的特点</w:t>
      </w:r>
      <w:r>
        <w:tab/>
      </w:r>
      <w:r>
        <w:fldChar w:fldCharType="begin"/>
      </w:r>
      <w:r>
        <w:instrText xml:space="preserve"> PAGEREF _Toc4199 \h </w:instrText>
      </w:r>
      <w:r>
        <w:fldChar w:fldCharType="separate"/>
      </w:r>
      <w:r>
        <w:t>2</w:t>
      </w:r>
      <w:r>
        <w:fldChar w:fldCharType="end"/>
      </w:r>
      <w:r>
        <w:rPr>
          <w:caps/>
        </w:rPr>
        <w:fldChar w:fldCharType="end"/>
      </w:r>
    </w:p>
    <w:p w14:paraId="2BBB4459">
      <w:pPr>
        <w:pStyle w:val="12"/>
        <w:tabs>
          <w:tab w:val="right" w:leader="dot" w:pos="8312"/>
        </w:tabs>
      </w:pPr>
      <w:r>
        <w:rPr>
          <w:caps/>
        </w:rPr>
        <w:fldChar w:fldCharType="begin"/>
      </w:r>
      <w:r>
        <w:rPr>
          <w:caps/>
        </w:rPr>
        <w:instrText xml:space="preserve"> HYPERLINK \l _Toc3446 </w:instrText>
      </w:r>
      <w:r>
        <w:rPr>
          <w:caps/>
        </w:rPr>
        <w:fldChar w:fldCharType="separate"/>
      </w:r>
      <w:r>
        <w:rPr>
          <w:rFonts w:hint="eastAsia"/>
        </w:rPr>
        <w:t>2.4 限制与约束</w:t>
      </w:r>
      <w:r>
        <w:tab/>
      </w:r>
      <w:r>
        <w:fldChar w:fldCharType="begin"/>
      </w:r>
      <w:r>
        <w:instrText xml:space="preserve"> PAGEREF _Toc3446 \h </w:instrText>
      </w:r>
      <w:r>
        <w:fldChar w:fldCharType="separate"/>
      </w:r>
      <w:r>
        <w:t>3</w:t>
      </w:r>
      <w:r>
        <w:fldChar w:fldCharType="end"/>
      </w:r>
      <w:r>
        <w:rPr>
          <w:caps/>
        </w:rPr>
        <w:fldChar w:fldCharType="end"/>
      </w:r>
    </w:p>
    <w:p w14:paraId="1AA352E5">
      <w:pPr>
        <w:pStyle w:val="11"/>
        <w:tabs>
          <w:tab w:val="right" w:leader="dot" w:pos="8312"/>
        </w:tabs>
      </w:pPr>
      <w:r>
        <w:rPr>
          <w:caps w:val="0"/>
        </w:rPr>
        <w:fldChar w:fldCharType="begin"/>
      </w:r>
      <w:r>
        <w:rPr>
          <w:caps w:val="0"/>
        </w:rPr>
        <w:instrText xml:space="preserve"> HYPERLINK \l _Toc9124 </w:instrText>
      </w:r>
      <w:r>
        <w:rPr>
          <w:caps w:val="0"/>
        </w:rPr>
        <w:fldChar w:fldCharType="separate"/>
      </w:r>
      <w:r>
        <w:rPr>
          <w:rFonts w:hint="eastAsia"/>
        </w:rPr>
        <w:t>3. 具体需求</w:t>
      </w:r>
      <w:r>
        <w:tab/>
      </w:r>
      <w:r>
        <w:fldChar w:fldCharType="begin"/>
      </w:r>
      <w:r>
        <w:instrText xml:space="preserve"> PAGEREF _Toc9124 \h </w:instrText>
      </w:r>
      <w:r>
        <w:fldChar w:fldCharType="separate"/>
      </w:r>
      <w:r>
        <w:t>3</w:t>
      </w:r>
      <w:r>
        <w:fldChar w:fldCharType="end"/>
      </w:r>
      <w:r>
        <w:rPr>
          <w:caps w:val="0"/>
        </w:rPr>
        <w:fldChar w:fldCharType="end"/>
      </w:r>
    </w:p>
    <w:p w14:paraId="13B0AF3F">
      <w:pPr>
        <w:pStyle w:val="12"/>
        <w:tabs>
          <w:tab w:val="right" w:leader="dot" w:pos="8312"/>
        </w:tabs>
      </w:pPr>
      <w:r>
        <w:rPr>
          <w:caps/>
        </w:rPr>
        <w:fldChar w:fldCharType="begin"/>
      </w:r>
      <w:r>
        <w:rPr>
          <w:caps/>
        </w:rPr>
        <w:instrText xml:space="preserve"> HYPERLINK \l _Toc32566 </w:instrText>
      </w:r>
      <w:r>
        <w:rPr>
          <w:caps/>
        </w:rPr>
        <w:fldChar w:fldCharType="separate"/>
      </w:r>
      <w:r>
        <w:rPr>
          <w:rFonts w:hint="eastAsia" w:ascii="Arial" w:hAnsi="Arial" w:eastAsia="宋体" w:cs="Times New Roman"/>
          <w:lang w:val="zh-CN"/>
        </w:rPr>
        <w:t>3.1 用户登录</w:t>
      </w:r>
      <w:r>
        <w:tab/>
      </w:r>
      <w:r>
        <w:fldChar w:fldCharType="begin"/>
      </w:r>
      <w:r>
        <w:instrText xml:space="preserve"> PAGEREF _Toc32566 \h </w:instrText>
      </w:r>
      <w:r>
        <w:fldChar w:fldCharType="separate"/>
      </w:r>
      <w:r>
        <w:t>3</w:t>
      </w:r>
      <w:r>
        <w:fldChar w:fldCharType="end"/>
      </w:r>
      <w:r>
        <w:rPr>
          <w:caps/>
        </w:rPr>
        <w:fldChar w:fldCharType="end"/>
      </w:r>
    </w:p>
    <w:p w14:paraId="510A5345">
      <w:pPr>
        <w:pStyle w:val="12"/>
        <w:tabs>
          <w:tab w:val="right" w:leader="dot" w:pos="8312"/>
        </w:tabs>
      </w:pPr>
      <w:r>
        <w:rPr>
          <w:caps/>
        </w:rPr>
        <w:fldChar w:fldCharType="begin"/>
      </w:r>
      <w:r>
        <w:rPr>
          <w:caps/>
        </w:rPr>
        <w:instrText xml:space="preserve"> HYPERLINK \l _Toc32667 </w:instrText>
      </w:r>
      <w:r>
        <w:rPr>
          <w:caps/>
        </w:rPr>
        <w:fldChar w:fldCharType="separate"/>
      </w:r>
      <w:r>
        <w:rPr>
          <w:rFonts w:hint="eastAsia"/>
          <w:lang w:val="zh-CN"/>
        </w:rPr>
        <w:t>3.2 实验室管理</w:t>
      </w:r>
      <w:r>
        <w:tab/>
      </w:r>
      <w:r>
        <w:fldChar w:fldCharType="begin"/>
      </w:r>
      <w:r>
        <w:instrText xml:space="preserve"> PAGEREF _Toc32667 \h </w:instrText>
      </w:r>
      <w:r>
        <w:fldChar w:fldCharType="separate"/>
      </w:r>
      <w:r>
        <w:t>4</w:t>
      </w:r>
      <w:r>
        <w:fldChar w:fldCharType="end"/>
      </w:r>
      <w:r>
        <w:rPr>
          <w:caps/>
        </w:rPr>
        <w:fldChar w:fldCharType="end"/>
      </w:r>
    </w:p>
    <w:p w14:paraId="4F9CF8CD">
      <w:pPr>
        <w:pStyle w:val="12"/>
        <w:tabs>
          <w:tab w:val="right" w:leader="dot" w:pos="8312"/>
        </w:tabs>
      </w:pPr>
      <w:r>
        <w:rPr>
          <w:caps/>
        </w:rPr>
        <w:fldChar w:fldCharType="begin"/>
      </w:r>
      <w:r>
        <w:rPr>
          <w:caps/>
        </w:rPr>
        <w:instrText xml:space="preserve"> HYPERLINK \l _Toc15566 </w:instrText>
      </w:r>
      <w:r>
        <w:rPr>
          <w:caps/>
        </w:rPr>
        <w:fldChar w:fldCharType="separate"/>
      </w:r>
      <w:r>
        <w:rPr>
          <w:rFonts w:hint="eastAsia"/>
          <w:lang w:val="zh-CN"/>
        </w:rPr>
        <w:t>3.3 仿真设备管理</w:t>
      </w:r>
      <w:r>
        <w:tab/>
      </w:r>
      <w:r>
        <w:fldChar w:fldCharType="begin"/>
      </w:r>
      <w:r>
        <w:instrText xml:space="preserve"> PAGEREF _Toc15566 \h </w:instrText>
      </w:r>
      <w:r>
        <w:fldChar w:fldCharType="separate"/>
      </w:r>
      <w:r>
        <w:t>10</w:t>
      </w:r>
      <w:r>
        <w:fldChar w:fldCharType="end"/>
      </w:r>
      <w:r>
        <w:rPr>
          <w:caps/>
        </w:rPr>
        <w:fldChar w:fldCharType="end"/>
      </w:r>
    </w:p>
    <w:p w14:paraId="6D1492FA">
      <w:pPr>
        <w:pStyle w:val="12"/>
        <w:tabs>
          <w:tab w:val="right" w:leader="dot" w:pos="8312"/>
        </w:tabs>
      </w:pPr>
      <w:r>
        <w:rPr>
          <w:caps/>
        </w:rPr>
        <w:fldChar w:fldCharType="begin"/>
      </w:r>
      <w:r>
        <w:rPr>
          <w:caps/>
        </w:rPr>
        <w:instrText xml:space="preserve"> HYPERLINK \l _Toc8960 </w:instrText>
      </w:r>
      <w:r>
        <w:rPr>
          <w:caps/>
        </w:rPr>
        <w:fldChar w:fldCharType="separate"/>
      </w:r>
      <w:r>
        <w:rPr>
          <w:rFonts w:hint="eastAsia"/>
        </w:rPr>
        <w:t>3.4 师资管理</w:t>
      </w:r>
      <w:r>
        <w:tab/>
      </w:r>
      <w:r>
        <w:fldChar w:fldCharType="begin"/>
      </w:r>
      <w:r>
        <w:instrText xml:space="preserve"> PAGEREF _Toc8960 \h </w:instrText>
      </w:r>
      <w:r>
        <w:fldChar w:fldCharType="separate"/>
      </w:r>
      <w:r>
        <w:t>17</w:t>
      </w:r>
      <w:r>
        <w:fldChar w:fldCharType="end"/>
      </w:r>
      <w:r>
        <w:rPr>
          <w:caps/>
        </w:rPr>
        <w:fldChar w:fldCharType="end"/>
      </w:r>
    </w:p>
    <w:p w14:paraId="16D3F5AC">
      <w:pPr>
        <w:pStyle w:val="12"/>
        <w:tabs>
          <w:tab w:val="right" w:leader="dot" w:pos="8312"/>
        </w:tabs>
      </w:pPr>
      <w:r>
        <w:rPr>
          <w:caps/>
        </w:rPr>
        <w:fldChar w:fldCharType="begin"/>
      </w:r>
      <w:r>
        <w:rPr>
          <w:caps/>
        </w:rPr>
        <w:instrText xml:space="preserve"> HYPERLINK \l _Toc19510 </w:instrText>
      </w:r>
      <w:r>
        <w:rPr>
          <w:caps/>
        </w:rPr>
        <w:fldChar w:fldCharType="separate"/>
      </w:r>
      <w:r>
        <w:rPr>
          <w:rFonts w:hint="eastAsia"/>
        </w:rPr>
        <w:t>3.5 课程管理</w:t>
      </w:r>
      <w:r>
        <w:tab/>
      </w:r>
      <w:r>
        <w:fldChar w:fldCharType="begin"/>
      </w:r>
      <w:r>
        <w:instrText xml:space="preserve"> PAGEREF _Toc19510 \h </w:instrText>
      </w:r>
      <w:r>
        <w:fldChar w:fldCharType="separate"/>
      </w:r>
      <w:r>
        <w:t>19</w:t>
      </w:r>
      <w:r>
        <w:fldChar w:fldCharType="end"/>
      </w:r>
      <w:r>
        <w:rPr>
          <w:caps/>
        </w:rPr>
        <w:fldChar w:fldCharType="end"/>
      </w:r>
    </w:p>
    <w:p w14:paraId="3E9E7893">
      <w:pPr>
        <w:pStyle w:val="12"/>
        <w:tabs>
          <w:tab w:val="right" w:leader="dot" w:pos="8312"/>
        </w:tabs>
      </w:pPr>
      <w:r>
        <w:rPr>
          <w:caps/>
        </w:rPr>
        <w:fldChar w:fldCharType="begin"/>
      </w:r>
      <w:r>
        <w:rPr>
          <w:caps/>
        </w:rPr>
        <w:instrText xml:space="preserve"> HYPERLINK \l _Toc23965 </w:instrText>
      </w:r>
      <w:r>
        <w:rPr>
          <w:caps/>
        </w:rPr>
        <w:fldChar w:fldCharType="separate"/>
      </w:r>
      <w:r>
        <w:rPr>
          <w:rFonts w:hint="eastAsia"/>
        </w:rPr>
        <w:t>3.6 新闻公告</w:t>
      </w:r>
      <w:r>
        <w:rPr>
          <w:rFonts w:hint="eastAsia"/>
          <w:lang w:val="en-US" w:eastAsia="zh-CN"/>
        </w:rPr>
        <w:t>管理</w:t>
      </w:r>
      <w:r>
        <w:tab/>
      </w:r>
      <w:r>
        <w:fldChar w:fldCharType="begin"/>
      </w:r>
      <w:r>
        <w:instrText xml:space="preserve"> PAGEREF _Toc23965 \h </w:instrText>
      </w:r>
      <w:r>
        <w:fldChar w:fldCharType="separate"/>
      </w:r>
      <w:r>
        <w:t>20</w:t>
      </w:r>
      <w:r>
        <w:fldChar w:fldCharType="end"/>
      </w:r>
      <w:r>
        <w:rPr>
          <w:caps/>
        </w:rPr>
        <w:fldChar w:fldCharType="end"/>
      </w:r>
    </w:p>
    <w:p w14:paraId="42C39273">
      <w:pPr>
        <w:pStyle w:val="12"/>
        <w:tabs>
          <w:tab w:val="right" w:leader="dot" w:pos="8312"/>
        </w:tabs>
      </w:pPr>
      <w:r>
        <w:rPr>
          <w:caps/>
        </w:rPr>
        <w:fldChar w:fldCharType="begin"/>
      </w:r>
      <w:r>
        <w:rPr>
          <w:caps/>
        </w:rPr>
        <w:instrText xml:space="preserve"> HYPERLINK \l _Toc24834 </w:instrText>
      </w:r>
      <w:r>
        <w:rPr>
          <w:caps/>
        </w:rPr>
        <w:fldChar w:fldCharType="separate"/>
      </w:r>
      <w:r>
        <w:rPr>
          <w:rFonts w:hint="eastAsia"/>
        </w:rPr>
        <w:t>3.7 平台人员管理</w:t>
      </w:r>
      <w:r>
        <w:tab/>
      </w:r>
      <w:r>
        <w:fldChar w:fldCharType="begin"/>
      </w:r>
      <w:r>
        <w:instrText xml:space="preserve"> PAGEREF _Toc24834 \h </w:instrText>
      </w:r>
      <w:r>
        <w:fldChar w:fldCharType="separate"/>
      </w:r>
      <w:r>
        <w:t>21</w:t>
      </w:r>
      <w:r>
        <w:fldChar w:fldCharType="end"/>
      </w:r>
      <w:r>
        <w:rPr>
          <w:caps/>
        </w:rPr>
        <w:fldChar w:fldCharType="end"/>
      </w:r>
    </w:p>
    <w:p w14:paraId="20492FB3">
      <w:pPr>
        <w:pStyle w:val="12"/>
        <w:tabs>
          <w:tab w:val="right" w:leader="dot" w:pos="8312"/>
        </w:tabs>
      </w:pPr>
      <w:r>
        <w:rPr>
          <w:caps/>
        </w:rPr>
        <w:fldChar w:fldCharType="begin"/>
      </w:r>
      <w:r>
        <w:rPr>
          <w:caps/>
        </w:rPr>
        <w:instrText xml:space="preserve"> HYPERLINK \l _Toc21497 </w:instrText>
      </w:r>
      <w:r>
        <w:rPr>
          <w:caps/>
        </w:rPr>
        <w:fldChar w:fldCharType="separate"/>
      </w:r>
      <w:r>
        <w:rPr>
          <w:rFonts w:hint="eastAsia"/>
        </w:rPr>
        <w:t xml:space="preserve">3.8 </w:t>
      </w:r>
      <w:r>
        <w:rPr>
          <w:rFonts w:hint="eastAsia"/>
          <w:lang w:val="en-US" w:eastAsia="zh-CN"/>
        </w:rPr>
        <w:t>退出登录</w:t>
      </w:r>
      <w:r>
        <w:tab/>
      </w:r>
      <w:r>
        <w:fldChar w:fldCharType="begin"/>
      </w:r>
      <w:r>
        <w:instrText xml:space="preserve"> PAGEREF _Toc21497 \h </w:instrText>
      </w:r>
      <w:r>
        <w:fldChar w:fldCharType="separate"/>
      </w:r>
      <w:r>
        <w:t>22</w:t>
      </w:r>
      <w:r>
        <w:fldChar w:fldCharType="end"/>
      </w:r>
      <w:r>
        <w:rPr>
          <w:caps/>
        </w:rPr>
        <w:fldChar w:fldCharType="end"/>
      </w:r>
    </w:p>
    <w:p w14:paraId="3F23CA55">
      <w:pPr>
        <w:pStyle w:val="12"/>
        <w:tabs>
          <w:tab w:val="right" w:leader="dot" w:pos="8312"/>
        </w:tabs>
      </w:pPr>
      <w:r>
        <w:rPr>
          <w:caps/>
        </w:rPr>
        <w:fldChar w:fldCharType="begin"/>
      </w:r>
      <w:r>
        <w:rPr>
          <w:caps/>
        </w:rPr>
        <w:instrText xml:space="preserve"> HYPERLINK \l _Toc22480 </w:instrText>
      </w:r>
      <w:r>
        <w:rPr>
          <w:caps/>
        </w:rPr>
        <w:fldChar w:fldCharType="separate"/>
      </w:r>
      <w:r>
        <w:rPr>
          <w:rFonts w:hint="eastAsia"/>
        </w:rPr>
        <w:t>3.9 数据字典</w:t>
      </w:r>
      <w:r>
        <w:tab/>
      </w:r>
      <w:r>
        <w:fldChar w:fldCharType="begin"/>
      </w:r>
      <w:r>
        <w:instrText xml:space="preserve"> PAGEREF _Toc22480 \h </w:instrText>
      </w:r>
      <w:r>
        <w:fldChar w:fldCharType="separate"/>
      </w:r>
      <w:r>
        <w:t>23</w:t>
      </w:r>
      <w:r>
        <w:fldChar w:fldCharType="end"/>
      </w:r>
      <w:r>
        <w:rPr>
          <w:caps/>
        </w:rPr>
        <w:fldChar w:fldCharType="end"/>
      </w:r>
    </w:p>
    <w:p w14:paraId="26B4188B">
      <w:pPr>
        <w:pStyle w:val="11"/>
        <w:tabs>
          <w:tab w:val="right" w:leader="dot" w:pos="8312"/>
        </w:tabs>
      </w:pPr>
      <w:r>
        <w:rPr>
          <w:caps w:val="0"/>
        </w:rPr>
        <w:fldChar w:fldCharType="begin"/>
      </w:r>
      <w:r>
        <w:rPr>
          <w:caps w:val="0"/>
        </w:rPr>
        <w:instrText xml:space="preserve"> HYPERLINK \l _Toc31116 </w:instrText>
      </w:r>
      <w:r>
        <w:rPr>
          <w:caps w:val="0"/>
        </w:rPr>
        <w:fldChar w:fldCharType="separate"/>
      </w:r>
      <w:r>
        <w:rPr>
          <w:rFonts w:hint="eastAsia"/>
        </w:rPr>
        <w:t>4. 性能</w:t>
      </w:r>
      <w:r>
        <w:tab/>
      </w:r>
      <w:r>
        <w:fldChar w:fldCharType="begin"/>
      </w:r>
      <w:r>
        <w:instrText xml:space="preserve"> PAGEREF _Toc31116 \h </w:instrText>
      </w:r>
      <w:r>
        <w:fldChar w:fldCharType="separate"/>
      </w:r>
      <w:r>
        <w:t>23</w:t>
      </w:r>
      <w:r>
        <w:fldChar w:fldCharType="end"/>
      </w:r>
      <w:r>
        <w:rPr>
          <w:caps w:val="0"/>
        </w:rPr>
        <w:fldChar w:fldCharType="end"/>
      </w:r>
    </w:p>
    <w:p w14:paraId="56A185E0">
      <w:pPr>
        <w:pStyle w:val="11"/>
        <w:tabs>
          <w:tab w:val="right" w:leader="dot" w:pos="8312"/>
        </w:tabs>
      </w:pPr>
      <w:r>
        <w:rPr>
          <w:caps w:val="0"/>
        </w:rPr>
        <w:fldChar w:fldCharType="begin"/>
      </w:r>
      <w:r>
        <w:rPr>
          <w:caps w:val="0"/>
        </w:rPr>
        <w:instrText xml:space="preserve"> HYPERLINK \l _Toc578 </w:instrText>
      </w:r>
      <w:r>
        <w:rPr>
          <w:caps w:val="0"/>
        </w:rPr>
        <w:fldChar w:fldCharType="separate"/>
      </w:r>
      <w:r>
        <w:rPr>
          <w:rFonts w:hint="eastAsia"/>
        </w:rPr>
        <w:t>5. 接口</w:t>
      </w:r>
      <w:r>
        <w:tab/>
      </w:r>
      <w:r>
        <w:fldChar w:fldCharType="begin"/>
      </w:r>
      <w:r>
        <w:instrText xml:space="preserve"> PAGEREF _Toc578 \h </w:instrText>
      </w:r>
      <w:r>
        <w:fldChar w:fldCharType="separate"/>
      </w:r>
      <w:r>
        <w:t>24</w:t>
      </w:r>
      <w:r>
        <w:fldChar w:fldCharType="end"/>
      </w:r>
      <w:r>
        <w:rPr>
          <w:caps w:val="0"/>
        </w:rPr>
        <w:fldChar w:fldCharType="end"/>
      </w:r>
    </w:p>
    <w:p w14:paraId="436E2678">
      <w:pPr>
        <w:pStyle w:val="12"/>
        <w:tabs>
          <w:tab w:val="right" w:leader="dot" w:pos="8312"/>
        </w:tabs>
      </w:pPr>
      <w:r>
        <w:rPr>
          <w:caps/>
        </w:rPr>
        <w:fldChar w:fldCharType="begin"/>
      </w:r>
      <w:r>
        <w:rPr>
          <w:caps/>
        </w:rPr>
        <w:instrText xml:space="preserve"> HYPERLINK \l _Toc32078 </w:instrText>
      </w:r>
      <w:r>
        <w:rPr>
          <w:caps/>
        </w:rPr>
        <w:fldChar w:fldCharType="separate"/>
      </w:r>
      <w:r>
        <w:rPr>
          <w:rFonts w:hint="eastAsia"/>
          <w:snapToGrid/>
        </w:rPr>
        <w:t>5.1 软件接口</w:t>
      </w:r>
      <w:r>
        <w:tab/>
      </w:r>
      <w:r>
        <w:fldChar w:fldCharType="begin"/>
      </w:r>
      <w:r>
        <w:instrText xml:space="preserve"> PAGEREF _Toc32078 \h </w:instrText>
      </w:r>
      <w:r>
        <w:fldChar w:fldCharType="separate"/>
      </w:r>
      <w:r>
        <w:t>24</w:t>
      </w:r>
      <w:r>
        <w:fldChar w:fldCharType="end"/>
      </w:r>
      <w:r>
        <w:rPr>
          <w:caps/>
        </w:rPr>
        <w:fldChar w:fldCharType="end"/>
      </w:r>
    </w:p>
    <w:p w14:paraId="729EFB29">
      <w:pPr>
        <w:tabs>
          <w:tab w:val="left" w:pos="400"/>
          <w:tab w:val="right" w:leader="dot" w:pos="8302"/>
        </w:tabs>
        <w:spacing w:before="120" w:after="120"/>
        <w:rPr>
          <w:rFonts w:hint="eastAsia"/>
          <w:b/>
          <w:sz w:val="28"/>
        </w:rPr>
        <w:sectPr>
          <w:footerReference r:id="rId5" w:type="even"/>
          <w:pgSz w:w="11906" w:h="16838"/>
          <w:pgMar w:top="1440" w:right="1797" w:bottom="1440" w:left="1797" w:header="851" w:footer="992" w:gutter="0"/>
          <w:cols w:space="720" w:num="1"/>
          <w:docGrid w:type="linesAndChars" w:linePitch="312" w:charSpace="0"/>
        </w:sectPr>
      </w:pPr>
      <w:r>
        <w:rPr>
          <w:caps/>
        </w:rPr>
        <w:fldChar w:fldCharType="end"/>
      </w:r>
    </w:p>
    <w:p w14:paraId="2BB04B0C">
      <w:pPr>
        <w:pStyle w:val="2"/>
        <w:rPr>
          <w:rFonts w:hint="eastAsia"/>
        </w:rPr>
      </w:pPr>
      <w:bookmarkStart w:id="0" w:name="_Toc12286"/>
      <w:r>
        <w:rPr>
          <w:rFonts w:hint="eastAsia"/>
        </w:rPr>
        <w:t>引言</w:t>
      </w:r>
      <w:bookmarkEnd w:id="0"/>
    </w:p>
    <w:p w14:paraId="1F1E65F1">
      <w:pPr>
        <w:pStyle w:val="4"/>
        <w:rPr>
          <w:rFonts w:hint="eastAsia"/>
        </w:rPr>
      </w:pPr>
      <w:bookmarkStart w:id="1" w:name="_Toc29414"/>
      <w:r>
        <w:rPr>
          <w:rFonts w:hint="eastAsia"/>
        </w:rPr>
        <w:t>目的</w:t>
      </w:r>
      <w:bookmarkEnd w:id="1"/>
    </w:p>
    <w:p w14:paraId="728F1A85">
      <w:pPr>
        <w:numPr>
          <w:ilvl w:val="0"/>
          <w:numId w:val="2"/>
        </w:numPr>
        <w:spacing w:line="360" w:lineRule="auto"/>
        <w:rPr>
          <w:rFonts w:hint="eastAsia"/>
          <w:sz w:val="21"/>
        </w:rPr>
      </w:pPr>
      <w:r>
        <w:rPr>
          <w:rFonts w:hint="eastAsia"/>
          <w:sz w:val="21"/>
        </w:rPr>
        <w:t>定义小说大数据智慧分析平台的整体需求，作为用户与软件开发人员之间沟通</w:t>
      </w:r>
      <w:r>
        <w:rPr>
          <w:rFonts w:hint="eastAsia"/>
          <w:sz w:val="21"/>
          <w:lang w:val="en-US" w:eastAsia="zh-CN"/>
        </w:rPr>
        <w:t>和</w:t>
      </w:r>
      <w:r>
        <w:rPr>
          <w:rFonts w:hint="eastAsia"/>
          <w:sz w:val="21"/>
        </w:rPr>
        <w:t>理解的基础。</w:t>
      </w:r>
    </w:p>
    <w:p w14:paraId="4F6C301A">
      <w:pPr>
        <w:numPr>
          <w:ilvl w:val="0"/>
          <w:numId w:val="2"/>
        </w:numPr>
        <w:spacing w:line="360" w:lineRule="auto"/>
        <w:rPr>
          <w:rFonts w:hint="eastAsia"/>
          <w:sz w:val="21"/>
        </w:rPr>
      </w:pPr>
      <w:r>
        <w:rPr>
          <w:rFonts w:hint="eastAsia"/>
          <w:sz w:val="21"/>
        </w:rPr>
        <w:t>提供系统初步设计</w:t>
      </w:r>
      <w:r>
        <w:rPr>
          <w:rFonts w:hint="eastAsia"/>
          <w:sz w:val="21"/>
          <w:lang w:val="en-US" w:eastAsia="zh-CN"/>
        </w:rPr>
        <w:t>思路</w:t>
      </w:r>
      <w:r>
        <w:rPr>
          <w:rFonts w:hint="eastAsia"/>
          <w:sz w:val="21"/>
        </w:rPr>
        <w:t>和系统对用户产生的影响，为软件开发人员进行系设计提供依据。</w:t>
      </w:r>
    </w:p>
    <w:p w14:paraId="0EFF6EA0">
      <w:pPr>
        <w:numPr>
          <w:ilvl w:val="0"/>
          <w:numId w:val="2"/>
        </w:numPr>
        <w:spacing w:line="360" w:lineRule="auto"/>
        <w:rPr>
          <w:rFonts w:hint="eastAsia"/>
          <w:sz w:val="21"/>
        </w:rPr>
      </w:pPr>
      <w:r>
        <w:rPr>
          <w:rFonts w:hint="eastAsia"/>
          <w:sz w:val="21"/>
        </w:rPr>
        <w:t>为系统测试</w:t>
      </w:r>
      <w:r>
        <w:rPr>
          <w:rFonts w:hint="eastAsia"/>
          <w:sz w:val="21"/>
          <w:lang w:eastAsia="zh-CN"/>
        </w:rPr>
        <w:t>、</w:t>
      </w:r>
      <w:r>
        <w:rPr>
          <w:rFonts w:hint="eastAsia"/>
          <w:sz w:val="21"/>
        </w:rPr>
        <w:t>验收以及后续维护提供参考依据。</w:t>
      </w:r>
    </w:p>
    <w:p w14:paraId="2DE9BBB8">
      <w:pPr>
        <w:rPr>
          <w:rFonts w:hint="eastAsia"/>
        </w:rPr>
      </w:pPr>
    </w:p>
    <w:p w14:paraId="760E840C">
      <w:pPr>
        <w:pStyle w:val="4"/>
        <w:rPr>
          <w:rFonts w:hint="eastAsia"/>
        </w:rPr>
      </w:pPr>
      <w:bookmarkStart w:id="2" w:name="_Toc11042"/>
      <w:r>
        <w:rPr>
          <w:rFonts w:hint="eastAsia"/>
        </w:rPr>
        <w:t>范围</w:t>
      </w:r>
      <w:bookmarkEnd w:id="2"/>
    </w:p>
    <w:p w14:paraId="26DCC42C">
      <w:pPr>
        <w:pStyle w:val="3"/>
        <w:ind w:left="0" w:leftChars="0" w:firstLine="420" w:firstLineChars="0"/>
        <w:rPr>
          <w:rFonts w:hint="eastAsia" w:ascii="Arial" w:hAnsi="Arial" w:eastAsia="宋体" w:cs="Times New Roman"/>
          <w:snapToGrid w:val="0"/>
          <w:sz w:val="21"/>
          <w:lang w:val="en-US" w:eastAsia="zh-CN" w:bidi="ar-SA"/>
        </w:rPr>
      </w:pPr>
      <w:r>
        <w:rPr>
          <w:rFonts w:hint="eastAsia" w:ascii="Arial" w:hAnsi="Arial" w:eastAsia="宋体" w:cs="Times New Roman"/>
          <w:snapToGrid w:val="0"/>
          <w:sz w:val="21"/>
          <w:lang w:val="en-US" w:eastAsia="zh-CN" w:bidi="ar-SA"/>
        </w:rPr>
        <w:t>本软件需求规格说明书适用于书不胜数大数据智慧分析平台项目。</w:t>
      </w:r>
    </w:p>
    <w:p w14:paraId="4EB7B04F">
      <w:pPr>
        <w:pStyle w:val="4"/>
        <w:rPr>
          <w:rFonts w:hint="eastAsia"/>
        </w:rPr>
      </w:pPr>
      <w:bookmarkStart w:id="3" w:name="_Toc29703"/>
      <w:r>
        <w:rPr>
          <w:rFonts w:hint="eastAsia"/>
        </w:rPr>
        <w:t>定义、首字母缩写词和缩略语</w:t>
      </w:r>
      <w:bookmarkEnd w:id="3"/>
    </w:p>
    <w:p w14:paraId="7530A8B8">
      <w:pPr>
        <w:numPr>
          <w:ilvl w:val="0"/>
          <w:numId w:val="3"/>
        </w:numPr>
        <w:spacing w:line="360" w:lineRule="auto"/>
        <w:rPr>
          <w:rFonts w:hint="eastAsia"/>
          <w:sz w:val="21"/>
        </w:rPr>
      </w:pPr>
      <w:r>
        <w:rPr>
          <w:rFonts w:hint="eastAsia"/>
          <w:sz w:val="21"/>
        </w:rPr>
        <w:t>HTTP：超文本传输协义</w:t>
      </w:r>
    </w:p>
    <w:p w14:paraId="00B2AF61">
      <w:pPr>
        <w:numPr>
          <w:ilvl w:val="0"/>
          <w:numId w:val="3"/>
        </w:numPr>
        <w:spacing w:line="360" w:lineRule="auto"/>
        <w:rPr>
          <w:rFonts w:hint="eastAsia"/>
          <w:sz w:val="21"/>
        </w:rPr>
      </w:pPr>
      <w:r>
        <w:rPr>
          <w:rFonts w:hint="eastAsia"/>
          <w:sz w:val="21"/>
        </w:rPr>
        <w:t>HTML：超文本标记语言</w:t>
      </w:r>
    </w:p>
    <w:p w14:paraId="75DD276C">
      <w:pPr>
        <w:numPr>
          <w:ilvl w:val="0"/>
          <w:numId w:val="3"/>
        </w:numPr>
        <w:spacing w:line="360" w:lineRule="auto"/>
        <w:rPr>
          <w:rFonts w:hint="eastAsia"/>
          <w:sz w:val="21"/>
        </w:rPr>
      </w:pPr>
      <w:r>
        <w:rPr>
          <w:rFonts w:hint="eastAsia"/>
          <w:sz w:val="21"/>
        </w:rPr>
        <w:t>JDBC：JAVA 数据库连接</w:t>
      </w:r>
    </w:p>
    <w:p w14:paraId="0AAF0050">
      <w:pPr>
        <w:numPr>
          <w:ilvl w:val="0"/>
          <w:numId w:val="3"/>
        </w:numPr>
        <w:spacing w:line="360" w:lineRule="auto"/>
        <w:rPr>
          <w:rFonts w:hint="eastAsia"/>
          <w:sz w:val="21"/>
        </w:rPr>
      </w:pPr>
      <w:r>
        <w:rPr>
          <w:rFonts w:hint="eastAsia"/>
          <w:sz w:val="21"/>
        </w:rPr>
        <w:t>NLP：自然语言处理</w:t>
      </w:r>
    </w:p>
    <w:p w14:paraId="6639AEF2">
      <w:pPr>
        <w:numPr>
          <w:ilvl w:val="0"/>
          <w:numId w:val="3"/>
        </w:numPr>
        <w:spacing w:line="360" w:lineRule="auto"/>
        <w:rPr>
          <w:rFonts w:hint="eastAsia"/>
          <w:sz w:val="21"/>
        </w:rPr>
      </w:pPr>
      <w:r>
        <w:rPr>
          <w:rFonts w:hint="eastAsia"/>
          <w:sz w:val="21"/>
        </w:rPr>
        <w:t>TF-IDF：关键词提取算法</w:t>
      </w:r>
    </w:p>
    <w:p w14:paraId="0853C999">
      <w:pPr>
        <w:numPr>
          <w:ilvl w:val="0"/>
          <w:numId w:val="3"/>
        </w:numPr>
        <w:spacing w:line="360" w:lineRule="auto"/>
        <w:rPr>
          <w:rFonts w:hint="eastAsia"/>
          <w:sz w:val="21"/>
        </w:rPr>
      </w:pPr>
      <w:r>
        <w:rPr>
          <w:rFonts w:hint="eastAsia"/>
          <w:sz w:val="21"/>
        </w:rPr>
        <w:t>API：应用程序接口</w:t>
      </w:r>
    </w:p>
    <w:p w14:paraId="45509030">
      <w:pPr>
        <w:numPr>
          <w:ilvl w:val="0"/>
          <w:numId w:val="0"/>
        </w:numPr>
        <w:spacing w:line="360" w:lineRule="auto"/>
        <w:ind w:left="360" w:leftChars="0"/>
        <w:rPr>
          <w:rFonts w:hint="eastAsia"/>
        </w:rPr>
      </w:pPr>
    </w:p>
    <w:p w14:paraId="6B8C5969">
      <w:pPr>
        <w:pStyle w:val="4"/>
      </w:pPr>
      <w:bookmarkStart w:id="4" w:name="_Toc152126717"/>
      <w:bookmarkStart w:id="5" w:name="_Toc155777188"/>
      <w:bookmarkStart w:id="6" w:name="_Toc10044"/>
      <w:r>
        <w:rPr>
          <w:rFonts w:hint="eastAsia"/>
        </w:rPr>
        <w:t>参考资料</w:t>
      </w:r>
      <w:bookmarkEnd w:id="4"/>
      <w:bookmarkEnd w:id="5"/>
      <w:bookmarkEnd w:id="6"/>
    </w:p>
    <w:p w14:paraId="769EEE31">
      <w:pPr>
        <w:pStyle w:val="13"/>
        <w:keepNext w:val="0"/>
        <w:keepLines w:val="0"/>
        <w:widowControl/>
        <w:suppressLineNumbers w:val="0"/>
        <w:ind w:firstLine="480" w:firstLineChars="200"/>
      </w:pPr>
      <w:r>
        <w:t>《软件工程课程设计指导书》</w:t>
      </w:r>
    </w:p>
    <w:p w14:paraId="136CA155">
      <w:pPr>
        <w:spacing w:line="360" w:lineRule="auto"/>
        <w:rPr>
          <w:rFonts w:hint="eastAsia"/>
          <w:sz w:val="21"/>
        </w:rPr>
      </w:pPr>
    </w:p>
    <w:p w14:paraId="0F80F9A1">
      <w:pPr>
        <w:pStyle w:val="2"/>
        <w:rPr>
          <w:rFonts w:hint="eastAsia"/>
        </w:rPr>
      </w:pPr>
      <w:bookmarkStart w:id="7" w:name="_Toc31709"/>
      <w:r>
        <w:rPr>
          <w:rFonts w:hint="eastAsia"/>
        </w:rPr>
        <w:t>软件总体概述</w:t>
      </w:r>
      <w:bookmarkEnd w:id="7"/>
    </w:p>
    <w:p w14:paraId="7019D3B6">
      <w:pPr>
        <w:widowControl w:val="0"/>
        <w:tabs>
          <w:tab w:val="left" w:pos="845"/>
        </w:tabs>
        <w:spacing w:line="360" w:lineRule="auto"/>
        <w:ind w:firstLine="420" w:firstLineChars="200"/>
        <w:rPr>
          <w:rFonts w:hint="default" w:ascii="Arial" w:hAnsi="Arial" w:eastAsia="宋体" w:cs="Times New Roman"/>
          <w:snapToGrid w:val="0"/>
          <w:sz w:val="21"/>
          <w:lang w:val="en-US" w:eastAsia="zh-CN" w:bidi="ar-SA"/>
        </w:rPr>
      </w:pPr>
      <w:r>
        <w:rPr>
          <w:rFonts w:hint="eastAsia" w:ascii="Arial" w:hAnsi="Arial" w:eastAsia="宋体" w:cs="Times New Roman"/>
          <w:snapToGrid w:val="0"/>
          <w:sz w:val="21"/>
          <w:lang w:val="en-US" w:eastAsia="zh-CN" w:bidi="ar-SA"/>
        </w:rPr>
        <w:t>本系统主要用于网络小说数据分析，通过数据采集、数据处理和数据分析，对小说题材、用户评论情绪、小说热度变化等进行分析。系统主要由数据管理模块，数据分析模块，数据可视化模块。</w:t>
      </w:r>
    </w:p>
    <w:p w14:paraId="6B71B255">
      <w:pPr>
        <w:rPr>
          <w:rFonts w:hint="eastAsia"/>
        </w:rPr>
      </w:pPr>
    </w:p>
    <w:p w14:paraId="55A9AF4A">
      <w:pPr>
        <w:pStyle w:val="4"/>
        <w:rPr>
          <w:rFonts w:hint="eastAsia"/>
        </w:rPr>
      </w:pPr>
      <w:bookmarkStart w:id="8" w:name="_Toc11113"/>
      <w:r>
        <w:rPr>
          <w:rFonts w:hint="eastAsia"/>
        </w:rPr>
        <w:t>软件标识</w:t>
      </w:r>
      <w:bookmarkEnd w:id="8"/>
    </w:p>
    <w:p w14:paraId="3763AC38">
      <w:pPr>
        <w:spacing w:line="360" w:lineRule="auto"/>
        <w:ind w:firstLine="420" w:firstLineChars="200"/>
        <w:jc w:val="both"/>
        <w:rPr>
          <w:rFonts w:hint="default" w:eastAsia="宋体"/>
          <w:sz w:val="21"/>
          <w:lang w:val="en-US" w:eastAsia="zh-CN"/>
        </w:rPr>
      </w:pPr>
      <w:r>
        <w:rPr>
          <w:rFonts w:hint="eastAsia"/>
          <w:sz w:val="21"/>
        </w:rPr>
        <w:t>软件全名称：</w:t>
      </w:r>
      <w:r>
        <w:rPr>
          <w:rFonts w:hint="eastAsia"/>
          <w:sz w:val="21"/>
          <w:lang w:val="en-US" w:eastAsia="zh-CN"/>
        </w:rPr>
        <w:t>书不胜数大数据智慧分析平台</w:t>
      </w:r>
    </w:p>
    <w:p w14:paraId="41F805C2">
      <w:pPr>
        <w:spacing w:line="360" w:lineRule="auto"/>
        <w:ind w:firstLine="420" w:firstLineChars="200"/>
        <w:jc w:val="both"/>
        <w:rPr>
          <w:rFonts w:hint="default" w:eastAsia="宋体"/>
          <w:sz w:val="21"/>
          <w:lang w:val="en-US" w:eastAsia="zh-CN"/>
        </w:rPr>
      </w:pPr>
      <w:r>
        <w:rPr>
          <w:rFonts w:hint="eastAsia"/>
          <w:sz w:val="21"/>
        </w:rPr>
        <w:t>软件缩称：</w:t>
      </w:r>
      <w:r>
        <w:rPr>
          <w:rFonts w:hint="eastAsia"/>
          <w:sz w:val="21"/>
          <w:lang w:val="en-US" w:eastAsia="zh-CN"/>
        </w:rPr>
        <w:t>SBS</w:t>
      </w:r>
    </w:p>
    <w:p w14:paraId="029D41C8">
      <w:pPr>
        <w:spacing w:line="360" w:lineRule="auto"/>
        <w:ind w:firstLine="420" w:firstLineChars="200"/>
        <w:jc w:val="both"/>
        <w:rPr>
          <w:rFonts w:hint="eastAsia"/>
          <w:sz w:val="21"/>
        </w:rPr>
      </w:pPr>
      <w:r>
        <w:rPr>
          <w:rFonts w:hint="eastAsia"/>
          <w:sz w:val="21"/>
        </w:rPr>
        <w:t xml:space="preserve">版本号：1.0 </w:t>
      </w:r>
    </w:p>
    <w:p w14:paraId="073EC769">
      <w:pPr>
        <w:spacing w:line="360" w:lineRule="auto"/>
        <w:ind w:firstLine="420" w:firstLineChars="200"/>
        <w:jc w:val="both"/>
        <w:rPr>
          <w:rFonts w:hint="eastAsia"/>
          <w:sz w:val="21"/>
        </w:rPr>
      </w:pPr>
    </w:p>
    <w:p w14:paraId="5889D27B">
      <w:pPr>
        <w:pStyle w:val="4"/>
        <w:rPr>
          <w:rFonts w:hint="eastAsia"/>
        </w:rPr>
      </w:pPr>
      <w:bookmarkStart w:id="9" w:name="_Toc27624"/>
      <w:r>
        <w:rPr>
          <w:rFonts w:hint="eastAsia"/>
        </w:rPr>
        <w:t>软件描述</w:t>
      </w:r>
      <w:bookmarkEnd w:id="9"/>
    </w:p>
    <w:p w14:paraId="2F4B1AC1">
      <w:pPr>
        <w:pStyle w:val="5"/>
        <w:rPr>
          <w:rFonts w:hint="eastAsia"/>
          <w:i w:val="0"/>
          <w:iCs/>
        </w:rPr>
      </w:pPr>
      <w:bookmarkStart w:id="10" w:name="_Toc30389"/>
      <w:r>
        <w:rPr>
          <w:rFonts w:hint="eastAsia"/>
          <w:i w:val="0"/>
          <w:iCs/>
        </w:rPr>
        <w:t>系统属性</w:t>
      </w:r>
      <w:bookmarkEnd w:id="10"/>
    </w:p>
    <w:p w14:paraId="3F0636DC">
      <w:pPr>
        <w:spacing w:line="360" w:lineRule="auto"/>
        <w:ind w:firstLine="420" w:firstLineChars="200"/>
        <w:jc w:val="both"/>
        <w:rPr>
          <w:rFonts w:hint="default" w:eastAsia="宋体"/>
          <w:sz w:val="21"/>
          <w:lang w:val="en-US" w:eastAsia="zh-CN"/>
        </w:rPr>
      </w:pPr>
      <w:r>
        <w:rPr>
          <w:rFonts w:hint="eastAsia"/>
          <w:sz w:val="21"/>
        </w:rPr>
        <w:t>本系统是一个独立开发的网络数据分析平台，主要用于对网络小说平台数据进行采集、整理和分析。系统通过采集小说基础信息、作者信息和用户评论数据，对小说题材、读者情绪反馈以及作品热度变化进行分析，并以可视化形式展示分析结果，</w:t>
      </w:r>
      <w:r>
        <w:rPr>
          <w:rFonts w:hint="eastAsia"/>
          <w:sz w:val="21"/>
          <w:lang w:val="en-US" w:eastAsia="zh-CN"/>
        </w:rPr>
        <w:t>对小说市场的爆火IP进行预测和展示。</w:t>
      </w:r>
    </w:p>
    <w:p w14:paraId="72DDD277">
      <w:pPr>
        <w:pStyle w:val="5"/>
        <w:rPr>
          <w:rFonts w:hint="eastAsia" w:ascii="Arial" w:hAnsi="Arial" w:eastAsia="宋体" w:cs="Times New Roman"/>
          <w:b w:val="0"/>
          <w:i w:val="0"/>
          <w:iCs/>
        </w:rPr>
      </w:pPr>
      <w:bookmarkStart w:id="11" w:name="_Toc1124"/>
      <w:r>
        <w:rPr>
          <w:rFonts w:hint="eastAsia" w:ascii="Arial" w:hAnsi="Arial" w:eastAsia="宋体" w:cs="Times New Roman"/>
          <w:b w:val="0"/>
          <w:i w:val="0"/>
          <w:iCs/>
        </w:rPr>
        <w:t>开发背景</w:t>
      </w:r>
      <w:bookmarkEnd w:id="11"/>
    </w:p>
    <w:p w14:paraId="3454F23D">
      <w:pPr>
        <w:spacing w:line="360" w:lineRule="auto"/>
        <w:ind w:firstLine="420" w:firstLineChars="200"/>
        <w:jc w:val="both"/>
        <w:rPr>
          <w:rFonts w:hint="eastAsia"/>
          <w:sz w:val="21"/>
        </w:rPr>
      </w:pPr>
      <w:r>
        <w:rPr>
          <w:rFonts w:hint="eastAsia"/>
          <w:sz w:val="21"/>
        </w:rPr>
        <w:t>随着网络文学行业的发展以及移动阅读的普及，小说平台逐渐从传统的多写多更模式转向依靠数据分析了解读者需求。用户阅读行为、题材偏好、评论互动和人物设定等因素，会直接影响作品的热度和平台内容生态。因此，对小说平台数据进行系统化采集和深入分析具有重要研究价值。本系统以番茄小说平台的数据为基础，通过数据采集、数据处理与分析，构建一套网络小说数据分析框架，为小说内容研究和市场趋势预测提供数据支持。</w:t>
      </w:r>
    </w:p>
    <w:p w14:paraId="73F0275D">
      <w:pPr>
        <w:spacing w:line="360" w:lineRule="auto"/>
        <w:ind w:firstLine="420" w:firstLineChars="200"/>
        <w:jc w:val="both"/>
        <w:rPr>
          <w:rFonts w:hint="eastAsia"/>
          <w:sz w:val="21"/>
        </w:rPr>
      </w:pPr>
    </w:p>
    <w:p w14:paraId="2463CA45">
      <w:pPr>
        <w:pStyle w:val="5"/>
        <w:rPr>
          <w:rFonts w:hint="eastAsia" w:ascii="Arial" w:hAnsi="Arial" w:eastAsia="宋体" w:cs="Times New Roman"/>
          <w:sz w:val="21"/>
          <w:lang w:val="en-US" w:eastAsia="zh-CN"/>
        </w:rPr>
      </w:pPr>
      <w:r>
        <w:rPr>
          <w:rFonts w:hint="eastAsia" w:ascii="Arial" w:hAnsi="Arial" w:eastAsia="宋体" w:cs="Times New Roman"/>
          <w:b w:val="0"/>
          <w:i w:val="0"/>
          <w:iCs/>
          <w:lang w:val="en-US" w:eastAsia="zh-CN"/>
        </w:rPr>
        <w:t>需求描述</w:t>
      </w:r>
    </w:p>
    <w:p w14:paraId="6BF08FAF">
      <w:pPr>
        <w:spacing w:line="360" w:lineRule="auto"/>
        <w:ind w:firstLine="420" w:firstLineChars="200"/>
        <w:jc w:val="both"/>
        <w:rPr>
          <w:rFonts w:hint="eastAsia" w:ascii="Arial" w:hAnsi="Arial" w:eastAsia="宋体" w:cs="Times New Roman"/>
          <w:sz w:val="21"/>
          <w:lang w:val="en-US" w:eastAsia="zh-CN"/>
        </w:rPr>
      </w:pPr>
      <w:r>
        <w:rPr>
          <w:rFonts w:hint="eastAsia" w:ascii="Arial" w:hAnsi="Arial" w:eastAsia="宋体" w:cs="Times New Roman"/>
          <w:sz w:val="21"/>
          <w:lang w:val="en-US" w:eastAsia="zh-CN"/>
        </w:rPr>
        <w:t>使用方需要对小说数据分析平台中的小说数据进行统一管理和分析，在管理和分析过程中需要满足以下需求：</w:t>
      </w:r>
    </w:p>
    <w:p w14:paraId="3D6DCFA1">
      <w:pPr>
        <w:spacing w:line="360" w:lineRule="auto"/>
        <w:ind w:firstLine="420" w:firstLineChars="200"/>
        <w:jc w:val="both"/>
        <w:rPr>
          <w:rFonts w:hint="eastAsia" w:ascii="Arial" w:hAnsi="Arial" w:eastAsia="宋体" w:cs="Times New Roman"/>
          <w:sz w:val="21"/>
          <w:lang w:val="en-US" w:eastAsia="zh-CN"/>
        </w:rPr>
      </w:pPr>
      <w:r>
        <w:rPr>
          <w:rFonts w:hint="eastAsia" w:ascii="Arial" w:hAnsi="Arial" w:eastAsia="宋体" w:cs="Times New Roman"/>
          <w:sz w:val="21"/>
          <w:lang w:val="en-US" w:eastAsia="zh-CN"/>
        </w:rPr>
        <w:t>第一：要明确小说的基本信息，包括小说名称、标签、字数以及连载状态等内容，以便系统能够对小说进行分类统计和数据分析。</w:t>
      </w:r>
    </w:p>
    <w:p w14:paraId="6FBBE7A8">
      <w:pPr>
        <w:spacing w:line="360" w:lineRule="auto"/>
        <w:ind w:firstLine="420" w:firstLineChars="200"/>
        <w:jc w:val="both"/>
        <w:rPr>
          <w:rFonts w:hint="eastAsia" w:ascii="Arial" w:hAnsi="Arial" w:eastAsia="宋体" w:cs="Times New Roman"/>
          <w:sz w:val="21"/>
          <w:lang w:val="en-US" w:eastAsia="zh-CN"/>
        </w:rPr>
      </w:pPr>
      <w:r>
        <w:rPr>
          <w:rFonts w:hint="eastAsia" w:ascii="Arial" w:hAnsi="Arial" w:eastAsia="宋体" w:cs="Times New Roman"/>
          <w:sz w:val="21"/>
          <w:lang w:val="en-US" w:eastAsia="zh-CN"/>
        </w:rPr>
        <w:t>第二：要明确小说的作者信息，包括作者名称、作者主页以及作者作品数量等内容，用于识别作者创作情况并进行作者相关数据分析。</w:t>
      </w:r>
    </w:p>
    <w:p w14:paraId="4B195912">
      <w:pPr>
        <w:spacing w:line="360" w:lineRule="auto"/>
        <w:ind w:firstLine="420" w:firstLineChars="200"/>
        <w:jc w:val="both"/>
        <w:rPr>
          <w:rFonts w:hint="eastAsia" w:ascii="Arial" w:hAnsi="Arial" w:eastAsia="宋体" w:cs="Times New Roman"/>
          <w:sz w:val="21"/>
          <w:lang w:val="en-US" w:eastAsia="zh-CN"/>
        </w:rPr>
      </w:pPr>
      <w:r>
        <w:rPr>
          <w:rFonts w:hint="eastAsia" w:ascii="Arial" w:hAnsi="Arial" w:eastAsia="宋体" w:cs="Times New Roman"/>
          <w:sz w:val="21"/>
          <w:lang w:val="en-US" w:eastAsia="zh-CN"/>
        </w:rPr>
        <w:t>第三：要明确小说评论数据，包括评论内容、评论点赞数以及回复数等信息，以便对用户评论进行情感分析和热点词分析。</w:t>
      </w:r>
    </w:p>
    <w:p w14:paraId="60B49086">
      <w:pPr>
        <w:spacing w:line="360" w:lineRule="auto"/>
        <w:ind w:firstLine="420" w:firstLineChars="200"/>
        <w:jc w:val="both"/>
        <w:rPr>
          <w:rFonts w:hint="eastAsia" w:ascii="Arial" w:hAnsi="Arial" w:eastAsia="宋体" w:cs="Times New Roman"/>
          <w:sz w:val="21"/>
          <w:lang w:val="en-US" w:eastAsia="zh-CN"/>
        </w:rPr>
      </w:pPr>
      <w:r>
        <w:rPr>
          <w:rFonts w:hint="eastAsia" w:ascii="Arial" w:hAnsi="Arial" w:eastAsia="宋体" w:cs="Times New Roman"/>
          <w:sz w:val="21"/>
          <w:lang w:val="en-US" w:eastAsia="zh-CN"/>
        </w:rPr>
        <w:t>第四：要明确小说的热度数据，包括</w:t>
      </w:r>
      <w:r>
        <w:rPr>
          <w:rFonts w:hint="eastAsia" w:cs="Times New Roman"/>
          <w:sz w:val="21"/>
          <w:lang w:val="en-US" w:eastAsia="zh-CN"/>
        </w:rPr>
        <w:t>当前</w:t>
      </w:r>
      <w:r>
        <w:rPr>
          <w:rFonts w:hint="eastAsia" w:ascii="Arial" w:hAnsi="Arial" w:eastAsia="宋体" w:cs="Times New Roman"/>
          <w:sz w:val="21"/>
          <w:lang w:val="en-US" w:eastAsia="zh-CN"/>
        </w:rPr>
        <w:t>阅读人数以及排行榜信息等内容，用于分析小说的热度变化趋势。</w:t>
      </w:r>
    </w:p>
    <w:p w14:paraId="41ADB89F">
      <w:pPr>
        <w:spacing w:line="360" w:lineRule="auto"/>
        <w:ind w:firstLine="420" w:firstLineChars="200"/>
        <w:jc w:val="both"/>
        <w:rPr>
          <w:rFonts w:hint="eastAsia" w:ascii="Arial" w:hAnsi="Arial" w:eastAsia="宋体" w:cs="Times New Roman"/>
          <w:sz w:val="21"/>
          <w:lang w:val="en-US" w:eastAsia="zh-CN"/>
        </w:rPr>
      </w:pPr>
      <w:r>
        <w:rPr>
          <w:rFonts w:hint="eastAsia" w:ascii="Arial" w:hAnsi="Arial" w:eastAsia="宋体" w:cs="Times New Roman"/>
          <w:sz w:val="21"/>
          <w:lang w:val="en-US" w:eastAsia="zh-CN"/>
        </w:rPr>
        <w:t>第五：要对小说数据进行统一的数据编码和标识，确保小说、作者以及评论数据具有唯一标识，便于数据统计与分析。</w:t>
      </w:r>
    </w:p>
    <w:p w14:paraId="2CBB37CA">
      <w:pPr>
        <w:spacing w:line="360" w:lineRule="auto"/>
        <w:ind w:firstLine="420" w:firstLineChars="200"/>
        <w:jc w:val="both"/>
        <w:rPr>
          <w:rFonts w:hint="eastAsia" w:ascii="Arial" w:hAnsi="Arial" w:eastAsia="宋体" w:cs="Times New Roman"/>
          <w:sz w:val="21"/>
          <w:lang w:val="en-US" w:eastAsia="zh-CN"/>
        </w:rPr>
      </w:pPr>
      <w:r>
        <w:rPr>
          <w:rFonts w:hint="eastAsia" w:ascii="Arial" w:hAnsi="Arial" w:eastAsia="宋体" w:cs="Times New Roman"/>
          <w:sz w:val="21"/>
          <w:lang w:val="en-US" w:eastAsia="zh-CN"/>
        </w:rPr>
        <w:t>第六：所有数据的新增、修改和删除操作必须在用户登录的情况下进行。</w:t>
      </w:r>
    </w:p>
    <w:p w14:paraId="0ACD9DB5">
      <w:pPr>
        <w:spacing w:line="360" w:lineRule="auto"/>
        <w:ind w:firstLine="420" w:firstLineChars="200"/>
        <w:jc w:val="both"/>
        <w:rPr>
          <w:rFonts w:hint="default" w:ascii="Arial" w:hAnsi="Arial" w:eastAsia="宋体" w:cs="Times New Roman"/>
          <w:sz w:val="21"/>
          <w:lang w:val="en-US" w:eastAsia="zh-CN"/>
        </w:rPr>
      </w:pPr>
    </w:p>
    <w:p w14:paraId="1BE25748">
      <w:pPr>
        <w:pStyle w:val="5"/>
        <w:rPr>
          <w:rFonts w:hint="eastAsia" w:ascii="Arial" w:hAnsi="Arial" w:eastAsia="宋体" w:cs="Times New Roman"/>
          <w:b w:val="0"/>
          <w:i w:val="0"/>
          <w:iCs/>
          <w:lang w:val="en-US" w:eastAsia="zh-CN"/>
        </w:rPr>
      </w:pPr>
      <w:r>
        <w:rPr>
          <w:rFonts w:hint="eastAsia" w:ascii="Arial" w:hAnsi="Arial" w:eastAsia="宋体" w:cs="Times New Roman"/>
          <w:b w:val="0"/>
          <w:i w:val="0"/>
          <w:iCs/>
          <w:lang w:val="en-US" w:eastAsia="zh-CN"/>
        </w:rPr>
        <w:t>基础功能描述</w:t>
      </w:r>
    </w:p>
    <w:p w14:paraId="43408EBD">
      <w:pPr>
        <w:rPr>
          <w:rFonts w:hint="eastAsia" w:ascii="Arial" w:hAnsi="Arial" w:eastAsia="宋体" w:cs="Times New Roman"/>
          <w:b w:val="0"/>
          <w:i w:val="0"/>
          <w:iCs/>
          <w:lang w:val="en-US" w:eastAsia="zh-CN"/>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6"/>
        <w:gridCol w:w="1600"/>
        <w:gridCol w:w="5452"/>
      </w:tblGrid>
      <w:tr w14:paraId="7015F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shd w:val="clear" w:color="auto" w:fill="auto"/>
            <w:vAlign w:val="center"/>
          </w:tcPr>
          <w:p w14:paraId="617DDD35">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b/>
                <w:bCs/>
                <w:lang w:val="en-US" w:eastAsia="zh-CN"/>
              </w:rPr>
              <w:t>前端功能</w:t>
            </w:r>
          </w:p>
        </w:tc>
        <w:tc>
          <w:tcPr>
            <w:tcW w:w="1600" w:type="dxa"/>
            <w:shd w:val="clear" w:color="auto" w:fill="auto"/>
            <w:vAlign w:val="center"/>
          </w:tcPr>
          <w:p w14:paraId="34ED5A4B">
            <w:pPr>
              <w:spacing w:line="360" w:lineRule="exact"/>
              <w:rPr>
                <w:rFonts w:hint="eastAsia" w:ascii="微软雅黑" w:hAnsi="微软雅黑" w:eastAsia="微软雅黑" w:cs="Times New Roman"/>
                <w:snapToGrid w:val="0"/>
                <w:lang w:val="en-US" w:eastAsia="zh-CN" w:bidi="ar-SA"/>
              </w:rPr>
            </w:pPr>
          </w:p>
        </w:tc>
        <w:tc>
          <w:tcPr>
            <w:tcW w:w="5452" w:type="dxa"/>
            <w:shd w:val="clear" w:color="auto" w:fill="auto"/>
            <w:vAlign w:val="center"/>
          </w:tcPr>
          <w:p w14:paraId="66D6759E">
            <w:pPr>
              <w:spacing w:line="360" w:lineRule="exact"/>
              <w:rPr>
                <w:rFonts w:hint="eastAsia" w:ascii="微软雅黑" w:hAnsi="微软雅黑" w:eastAsia="微软雅黑" w:cs="Times New Roman"/>
                <w:snapToGrid w:val="0"/>
                <w:lang w:val="en-US" w:eastAsia="zh-CN" w:bidi="ar-SA"/>
              </w:rPr>
            </w:pPr>
          </w:p>
        </w:tc>
      </w:tr>
      <w:tr w14:paraId="079B0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shd w:val="clear" w:color="auto" w:fill="auto"/>
            <w:vAlign w:val="center"/>
          </w:tcPr>
          <w:p w14:paraId="57C3A5FB">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首页</w:t>
            </w:r>
          </w:p>
        </w:tc>
        <w:tc>
          <w:tcPr>
            <w:tcW w:w="1600" w:type="dxa"/>
            <w:shd w:val="clear" w:color="auto" w:fill="auto"/>
            <w:vAlign w:val="center"/>
          </w:tcPr>
          <w:p w14:paraId="5C9CB66D">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数据概览</w:t>
            </w:r>
          </w:p>
        </w:tc>
        <w:tc>
          <w:tcPr>
            <w:tcW w:w="5452" w:type="dxa"/>
            <w:shd w:val="clear" w:color="auto" w:fill="auto"/>
            <w:vAlign w:val="center"/>
          </w:tcPr>
          <w:p w14:paraId="2A2AD0F7">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展示小说总量、作者总量、评论总量、热门类别、热门标签等核心指标概览。</w:t>
            </w:r>
          </w:p>
        </w:tc>
      </w:tr>
      <w:tr w14:paraId="4EAB3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shd w:val="clear" w:color="auto" w:fill="auto"/>
            <w:vAlign w:val="center"/>
          </w:tcPr>
          <w:p w14:paraId="24F76DA1">
            <w:pPr>
              <w:spacing w:line="360" w:lineRule="exact"/>
              <w:rPr>
                <w:rFonts w:hint="eastAsia" w:ascii="微软雅黑" w:hAnsi="微软雅黑" w:eastAsia="微软雅黑" w:cs="Times New Roman"/>
                <w:snapToGrid w:val="0"/>
                <w:lang w:val="en-US" w:eastAsia="zh-CN" w:bidi="ar-SA"/>
              </w:rPr>
            </w:pPr>
          </w:p>
        </w:tc>
        <w:tc>
          <w:tcPr>
            <w:tcW w:w="1600" w:type="dxa"/>
            <w:shd w:val="clear" w:color="auto" w:fill="auto"/>
            <w:vAlign w:val="center"/>
          </w:tcPr>
          <w:p w14:paraId="0EEF5A79">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导航栏</w:t>
            </w:r>
          </w:p>
        </w:tc>
        <w:tc>
          <w:tcPr>
            <w:tcW w:w="5452" w:type="dxa"/>
            <w:shd w:val="clear" w:color="auto" w:fill="auto"/>
            <w:vAlign w:val="center"/>
          </w:tcPr>
          <w:p w14:paraId="212419C1">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提供“数据管理、数据分析、推荐、市场趋势、可视化大屏”等功能入口，支持模块切换。</w:t>
            </w:r>
          </w:p>
        </w:tc>
      </w:tr>
      <w:tr w14:paraId="633F6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shd w:val="clear" w:color="auto" w:fill="auto"/>
            <w:vAlign w:val="center"/>
          </w:tcPr>
          <w:p w14:paraId="11B2C110">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书籍特征分析</w:t>
            </w:r>
          </w:p>
        </w:tc>
        <w:tc>
          <w:tcPr>
            <w:tcW w:w="1600" w:type="dxa"/>
            <w:shd w:val="clear" w:color="auto" w:fill="auto"/>
            <w:vAlign w:val="center"/>
          </w:tcPr>
          <w:p w14:paraId="4F764F10">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小说关键词分析</w:t>
            </w:r>
          </w:p>
        </w:tc>
        <w:tc>
          <w:tcPr>
            <w:tcW w:w="5452" w:type="dxa"/>
            <w:shd w:val="clear" w:color="auto" w:fill="auto"/>
            <w:vAlign w:val="center"/>
          </w:tcPr>
          <w:p w14:paraId="3DC8E53F">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展示小说关键词，用于描述小说内容核心要素。</w:t>
            </w:r>
          </w:p>
        </w:tc>
      </w:tr>
      <w:tr w14:paraId="429B9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shd w:val="clear" w:color="auto" w:fill="auto"/>
            <w:vAlign w:val="center"/>
          </w:tcPr>
          <w:p w14:paraId="36771301">
            <w:pPr>
              <w:spacing w:line="360" w:lineRule="exact"/>
              <w:rPr>
                <w:rFonts w:hint="eastAsia" w:ascii="微软雅黑" w:hAnsi="微软雅黑" w:eastAsia="微软雅黑" w:cs="Times New Roman"/>
                <w:snapToGrid w:val="0"/>
                <w:lang w:val="en-US" w:eastAsia="zh-CN" w:bidi="ar-SA"/>
              </w:rPr>
            </w:pPr>
          </w:p>
        </w:tc>
        <w:tc>
          <w:tcPr>
            <w:tcW w:w="1600" w:type="dxa"/>
            <w:shd w:val="clear" w:color="auto" w:fill="auto"/>
            <w:vAlign w:val="center"/>
          </w:tcPr>
          <w:p w14:paraId="39875B9D">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小说主题分析</w:t>
            </w:r>
          </w:p>
        </w:tc>
        <w:tc>
          <w:tcPr>
            <w:tcW w:w="5452" w:type="dxa"/>
            <w:shd w:val="clear" w:color="auto" w:fill="auto"/>
            <w:vAlign w:val="center"/>
          </w:tcPr>
          <w:p w14:paraId="2C6F466C">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展示小说主题聚类/主题标签结果，用于刻画小说题材特征。</w:t>
            </w:r>
          </w:p>
        </w:tc>
      </w:tr>
      <w:tr w14:paraId="17CA4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shd w:val="clear" w:color="auto" w:fill="auto"/>
            <w:vAlign w:val="center"/>
          </w:tcPr>
          <w:p w14:paraId="0F68119A">
            <w:pPr>
              <w:spacing w:line="360" w:lineRule="exact"/>
              <w:rPr>
                <w:rFonts w:hint="eastAsia" w:ascii="微软雅黑" w:hAnsi="微软雅黑" w:eastAsia="微软雅黑" w:cs="Times New Roman"/>
                <w:snapToGrid w:val="0"/>
                <w:lang w:val="en-US" w:eastAsia="zh-CN" w:bidi="ar-SA"/>
              </w:rPr>
            </w:pPr>
          </w:p>
        </w:tc>
        <w:tc>
          <w:tcPr>
            <w:tcW w:w="1600" w:type="dxa"/>
            <w:shd w:val="clear" w:color="auto" w:fill="auto"/>
            <w:vAlign w:val="center"/>
          </w:tcPr>
          <w:p w14:paraId="471E3FA8">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小说类型统计</w:t>
            </w:r>
          </w:p>
        </w:tc>
        <w:tc>
          <w:tcPr>
            <w:tcW w:w="5452" w:type="dxa"/>
            <w:shd w:val="clear" w:color="auto" w:fill="auto"/>
            <w:vAlign w:val="center"/>
          </w:tcPr>
          <w:p w14:paraId="1DB1710A">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展示各类别小说数量与占比，支持按时间窗口筛选。</w:t>
            </w:r>
          </w:p>
        </w:tc>
      </w:tr>
      <w:tr w14:paraId="402C3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shd w:val="clear" w:color="auto" w:fill="auto"/>
            <w:vAlign w:val="center"/>
          </w:tcPr>
          <w:p w14:paraId="7DB4972C">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情感分析</w:t>
            </w:r>
          </w:p>
        </w:tc>
        <w:tc>
          <w:tcPr>
            <w:tcW w:w="1600" w:type="dxa"/>
            <w:shd w:val="clear" w:color="auto" w:fill="auto"/>
            <w:vAlign w:val="center"/>
          </w:tcPr>
          <w:p w14:paraId="4AE4A1E0">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评论情感分类</w:t>
            </w:r>
          </w:p>
        </w:tc>
        <w:tc>
          <w:tcPr>
            <w:tcW w:w="5452" w:type="dxa"/>
            <w:shd w:val="clear" w:color="auto" w:fill="auto"/>
            <w:vAlign w:val="center"/>
          </w:tcPr>
          <w:p w14:paraId="2E914AA3">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展示评论情感分类结果与占比统计。</w:t>
            </w:r>
          </w:p>
        </w:tc>
      </w:tr>
      <w:tr w14:paraId="12F23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shd w:val="clear" w:color="auto" w:fill="auto"/>
            <w:vAlign w:val="center"/>
          </w:tcPr>
          <w:p w14:paraId="593FC082">
            <w:pPr>
              <w:spacing w:line="360" w:lineRule="exact"/>
              <w:rPr>
                <w:rFonts w:hint="eastAsia" w:ascii="微软雅黑" w:hAnsi="微软雅黑" w:eastAsia="微软雅黑" w:cs="Times New Roman"/>
                <w:snapToGrid w:val="0"/>
                <w:lang w:val="en-US" w:eastAsia="zh-CN" w:bidi="ar-SA"/>
              </w:rPr>
            </w:pPr>
          </w:p>
        </w:tc>
        <w:tc>
          <w:tcPr>
            <w:tcW w:w="1600" w:type="dxa"/>
            <w:shd w:val="clear" w:color="auto" w:fill="auto"/>
            <w:vAlign w:val="center"/>
          </w:tcPr>
          <w:p w14:paraId="0ACD48F1">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小说口碑评分</w:t>
            </w:r>
          </w:p>
        </w:tc>
        <w:tc>
          <w:tcPr>
            <w:tcW w:w="5452" w:type="dxa"/>
            <w:shd w:val="clear" w:color="auto" w:fill="auto"/>
            <w:vAlign w:val="center"/>
          </w:tcPr>
          <w:p w14:paraId="74126DD7">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基于评论情感与互动数据生成口碑评分，并支持按书查询。</w:t>
            </w:r>
          </w:p>
        </w:tc>
      </w:tr>
      <w:tr w14:paraId="23F95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shd w:val="clear" w:color="auto" w:fill="auto"/>
            <w:vAlign w:val="center"/>
          </w:tcPr>
          <w:p w14:paraId="538DFFA6">
            <w:pPr>
              <w:spacing w:line="360" w:lineRule="exact"/>
              <w:rPr>
                <w:rFonts w:hint="eastAsia" w:ascii="微软雅黑" w:hAnsi="微软雅黑" w:eastAsia="微软雅黑" w:cs="Times New Roman"/>
                <w:snapToGrid w:val="0"/>
                <w:lang w:val="en-US" w:eastAsia="zh-CN" w:bidi="ar-SA"/>
              </w:rPr>
            </w:pPr>
          </w:p>
        </w:tc>
        <w:tc>
          <w:tcPr>
            <w:tcW w:w="1600" w:type="dxa"/>
            <w:shd w:val="clear" w:color="auto" w:fill="auto"/>
            <w:vAlign w:val="center"/>
          </w:tcPr>
          <w:p w14:paraId="28906EC7">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评论热点分析</w:t>
            </w:r>
          </w:p>
        </w:tc>
        <w:tc>
          <w:tcPr>
            <w:tcW w:w="5452" w:type="dxa"/>
            <w:shd w:val="clear" w:color="auto" w:fill="auto"/>
            <w:vAlign w:val="center"/>
          </w:tcPr>
          <w:p w14:paraId="40DC1811">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展示评论高频词/热点主题，辅助理解读者关注点。</w:t>
            </w:r>
          </w:p>
        </w:tc>
      </w:tr>
      <w:tr w14:paraId="0F758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shd w:val="clear" w:color="auto" w:fill="auto"/>
            <w:vAlign w:val="center"/>
          </w:tcPr>
          <w:p w14:paraId="401B4F37">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推荐模块</w:t>
            </w:r>
          </w:p>
        </w:tc>
        <w:tc>
          <w:tcPr>
            <w:tcW w:w="1600" w:type="dxa"/>
            <w:shd w:val="clear" w:color="auto" w:fill="auto"/>
            <w:vAlign w:val="center"/>
          </w:tcPr>
          <w:p w14:paraId="643E1CCF">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热门小说推荐</w:t>
            </w:r>
          </w:p>
        </w:tc>
        <w:tc>
          <w:tcPr>
            <w:tcW w:w="5452" w:type="dxa"/>
            <w:shd w:val="clear" w:color="auto" w:fill="auto"/>
            <w:vAlign w:val="center"/>
          </w:tcPr>
          <w:p w14:paraId="27A1742B">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按热度指标输出热门小说列表，支持分类筛选与TopN设置。</w:t>
            </w:r>
          </w:p>
        </w:tc>
      </w:tr>
      <w:tr w14:paraId="7418F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shd w:val="clear" w:color="auto" w:fill="auto"/>
            <w:vAlign w:val="center"/>
          </w:tcPr>
          <w:p w14:paraId="3BFC9413">
            <w:pPr>
              <w:spacing w:line="360" w:lineRule="exact"/>
              <w:rPr>
                <w:rFonts w:hint="eastAsia" w:ascii="微软雅黑" w:hAnsi="微软雅黑" w:eastAsia="微软雅黑" w:cs="Times New Roman"/>
                <w:snapToGrid w:val="0"/>
                <w:lang w:val="en-US" w:eastAsia="zh-CN" w:bidi="ar-SA"/>
              </w:rPr>
            </w:pPr>
          </w:p>
        </w:tc>
        <w:tc>
          <w:tcPr>
            <w:tcW w:w="1600" w:type="dxa"/>
            <w:shd w:val="clear" w:color="auto" w:fill="auto"/>
            <w:vAlign w:val="center"/>
          </w:tcPr>
          <w:p w14:paraId="47D831F3">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同类别推荐</w:t>
            </w:r>
          </w:p>
        </w:tc>
        <w:tc>
          <w:tcPr>
            <w:tcW w:w="5452" w:type="dxa"/>
            <w:shd w:val="clear" w:color="auto" w:fill="auto"/>
            <w:vAlign w:val="center"/>
          </w:tcPr>
          <w:p w14:paraId="113CB797">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基于类别/标签对当前小说推荐同类别优质作品。</w:t>
            </w:r>
          </w:p>
        </w:tc>
      </w:tr>
      <w:tr w14:paraId="28E9B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shd w:val="clear" w:color="auto" w:fill="auto"/>
            <w:vAlign w:val="center"/>
          </w:tcPr>
          <w:p w14:paraId="514ABF8C">
            <w:pPr>
              <w:spacing w:line="360" w:lineRule="exact"/>
              <w:rPr>
                <w:rFonts w:hint="eastAsia" w:ascii="微软雅黑" w:hAnsi="微软雅黑" w:eastAsia="微软雅黑" w:cs="Times New Roman"/>
                <w:snapToGrid w:val="0"/>
                <w:lang w:val="en-US" w:eastAsia="zh-CN" w:bidi="ar-SA"/>
              </w:rPr>
            </w:pPr>
          </w:p>
        </w:tc>
        <w:tc>
          <w:tcPr>
            <w:tcW w:w="1600" w:type="dxa"/>
            <w:shd w:val="clear" w:color="auto" w:fill="auto"/>
            <w:vAlign w:val="center"/>
          </w:tcPr>
          <w:p w14:paraId="3E261868">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相似小说推荐</w:t>
            </w:r>
          </w:p>
        </w:tc>
        <w:tc>
          <w:tcPr>
            <w:tcW w:w="5452" w:type="dxa"/>
            <w:shd w:val="clear" w:color="auto" w:fill="auto"/>
            <w:vAlign w:val="center"/>
          </w:tcPr>
          <w:p w14:paraId="2EDA9968">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基于关键词/主题/标签计算相似度，推荐相似作品列表。</w:t>
            </w:r>
          </w:p>
        </w:tc>
      </w:tr>
      <w:tr w14:paraId="4C8FB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shd w:val="clear" w:color="auto" w:fill="auto"/>
            <w:vAlign w:val="center"/>
          </w:tcPr>
          <w:p w14:paraId="3FC96889">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市场趋势模块</w:t>
            </w:r>
          </w:p>
        </w:tc>
        <w:tc>
          <w:tcPr>
            <w:tcW w:w="1600" w:type="dxa"/>
            <w:shd w:val="clear" w:color="auto" w:fill="auto"/>
            <w:vAlign w:val="center"/>
          </w:tcPr>
          <w:p w14:paraId="075EC8A5">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小说类型趋势分析</w:t>
            </w:r>
          </w:p>
        </w:tc>
        <w:tc>
          <w:tcPr>
            <w:tcW w:w="5452" w:type="dxa"/>
            <w:shd w:val="clear" w:color="auto" w:fill="auto"/>
            <w:vAlign w:val="center"/>
          </w:tcPr>
          <w:p w14:paraId="39D6232A">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按时间维度展示各类别热度/数量变化，识别上升与下降类别。</w:t>
            </w:r>
          </w:p>
        </w:tc>
      </w:tr>
      <w:tr w14:paraId="69F5D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shd w:val="clear" w:color="auto" w:fill="auto"/>
            <w:vAlign w:val="center"/>
          </w:tcPr>
          <w:p w14:paraId="25ADF77E">
            <w:pPr>
              <w:spacing w:line="360" w:lineRule="exact"/>
              <w:rPr>
                <w:rFonts w:hint="eastAsia" w:ascii="微软雅黑" w:hAnsi="微软雅黑" w:eastAsia="微软雅黑" w:cs="Times New Roman"/>
                <w:snapToGrid w:val="0"/>
                <w:lang w:val="en-US" w:eastAsia="zh-CN" w:bidi="ar-SA"/>
              </w:rPr>
            </w:pPr>
          </w:p>
        </w:tc>
        <w:tc>
          <w:tcPr>
            <w:tcW w:w="1600" w:type="dxa"/>
            <w:shd w:val="clear" w:color="auto" w:fill="auto"/>
            <w:vAlign w:val="center"/>
          </w:tcPr>
          <w:p w14:paraId="1E992A6E">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小说热度趋势分析</w:t>
            </w:r>
          </w:p>
        </w:tc>
        <w:tc>
          <w:tcPr>
            <w:tcW w:w="5452" w:type="dxa"/>
            <w:shd w:val="clear" w:color="auto" w:fill="auto"/>
            <w:vAlign w:val="center"/>
          </w:tcPr>
          <w:p w14:paraId="5C704B6D">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展示单书或类别热度曲线，支持时间窗口切换。</w:t>
            </w:r>
          </w:p>
        </w:tc>
      </w:tr>
      <w:tr w14:paraId="5D471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shd w:val="clear" w:color="auto" w:fill="auto"/>
            <w:vAlign w:val="center"/>
          </w:tcPr>
          <w:p w14:paraId="74D77C3E">
            <w:pPr>
              <w:spacing w:line="360" w:lineRule="exact"/>
              <w:rPr>
                <w:rFonts w:hint="eastAsia" w:ascii="微软雅黑" w:hAnsi="微软雅黑" w:eastAsia="微软雅黑" w:cs="Times New Roman"/>
                <w:snapToGrid w:val="0"/>
                <w:lang w:val="en-US" w:eastAsia="zh-CN" w:bidi="ar-SA"/>
              </w:rPr>
            </w:pPr>
          </w:p>
        </w:tc>
        <w:tc>
          <w:tcPr>
            <w:tcW w:w="1600" w:type="dxa"/>
            <w:shd w:val="clear" w:color="auto" w:fill="auto"/>
            <w:vAlign w:val="center"/>
          </w:tcPr>
          <w:p w14:paraId="5FD4080C">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热门关键词趋势</w:t>
            </w:r>
          </w:p>
        </w:tc>
        <w:tc>
          <w:tcPr>
            <w:tcW w:w="5452" w:type="dxa"/>
            <w:shd w:val="clear" w:color="auto" w:fill="auto"/>
            <w:vAlign w:val="center"/>
          </w:tcPr>
          <w:p w14:paraId="0ACA5F08">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展示关键词随时间的热度变化，识别新兴题材与流行元素。</w:t>
            </w:r>
          </w:p>
        </w:tc>
      </w:tr>
      <w:tr w14:paraId="1F6FA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shd w:val="clear" w:color="auto" w:fill="auto"/>
            <w:vAlign w:val="center"/>
          </w:tcPr>
          <w:p w14:paraId="1C07B524">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数据可视化</w:t>
            </w:r>
          </w:p>
        </w:tc>
        <w:tc>
          <w:tcPr>
            <w:tcW w:w="1600" w:type="dxa"/>
            <w:shd w:val="clear" w:color="auto" w:fill="auto"/>
            <w:vAlign w:val="center"/>
          </w:tcPr>
          <w:p w14:paraId="3CF0E5F7">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小说排行榜</w:t>
            </w:r>
          </w:p>
        </w:tc>
        <w:tc>
          <w:tcPr>
            <w:tcW w:w="5452" w:type="dxa"/>
            <w:shd w:val="clear" w:color="auto" w:fill="auto"/>
            <w:vAlign w:val="center"/>
          </w:tcPr>
          <w:p w14:paraId="178B94B6">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展示热度榜/新书榜/完结榜/分类榜等排行榜信息。</w:t>
            </w:r>
          </w:p>
        </w:tc>
      </w:tr>
      <w:tr w14:paraId="6F439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shd w:val="clear" w:color="auto" w:fill="auto"/>
            <w:vAlign w:val="center"/>
          </w:tcPr>
          <w:p w14:paraId="4DB2588D">
            <w:pPr>
              <w:spacing w:line="360" w:lineRule="exact"/>
              <w:rPr>
                <w:rFonts w:hint="eastAsia" w:ascii="微软雅黑" w:hAnsi="微软雅黑" w:eastAsia="微软雅黑" w:cs="Times New Roman"/>
                <w:snapToGrid w:val="0"/>
                <w:lang w:val="en-US" w:eastAsia="zh-CN" w:bidi="ar-SA"/>
              </w:rPr>
            </w:pPr>
          </w:p>
        </w:tc>
        <w:tc>
          <w:tcPr>
            <w:tcW w:w="1600" w:type="dxa"/>
            <w:shd w:val="clear" w:color="auto" w:fill="auto"/>
            <w:vAlign w:val="center"/>
          </w:tcPr>
          <w:p w14:paraId="0FE5B724">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小说分类分布</w:t>
            </w:r>
          </w:p>
        </w:tc>
        <w:tc>
          <w:tcPr>
            <w:tcW w:w="5452" w:type="dxa"/>
            <w:shd w:val="clear" w:color="auto" w:fill="auto"/>
            <w:vAlign w:val="center"/>
          </w:tcPr>
          <w:p w14:paraId="312AF899">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展示小说类别分布、标签分布等统计图表。</w:t>
            </w:r>
          </w:p>
        </w:tc>
      </w:tr>
      <w:tr w14:paraId="6C75E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shd w:val="clear" w:color="auto" w:fill="auto"/>
            <w:vAlign w:val="center"/>
          </w:tcPr>
          <w:p w14:paraId="01D6E87C">
            <w:pPr>
              <w:spacing w:line="360" w:lineRule="exact"/>
              <w:rPr>
                <w:rFonts w:hint="eastAsia" w:ascii="微软雅黑" w:hAnsi="微软雅黑" w:eastAsia="微软雅黑" w:cs="Times New Roman"/>
                <w:snapToGrid w:val="0"/>
                <w:lang w:val="en-US" w:eastAsia="zh-CN" w:bidi="ar-SA"/>
              </w:rPr>
            </w:pPr>
          </w:p>
        </w:tc>
        <w:tc>
          <w:tcPr>
            <w:tcW w:w="1600" w:type="dxa"/>
            <w:shd w:val="clear" w:color="auto" w:fill="auto"/>
            <w:vAlign w:val="center"/>
          </w:tcPr>
          <w:p w14:paraId="2BA8A52E">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评论情感分析展示</w:t>
            </w:r>
          </w:p>
        </w:tc>
        <w:tc>
          <w:tcPr>
            <w:tcW w:w="5452" w:type="dxa"/>
            <w:shd w:val="clear" w:color="auto" w:fill="auto"/>
            <w:vAlign w:val="center"/>
          </w:tcPr>
          <w:p w14:paraId="40308FA9">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展示情感占比、情感趋势、口碑排名等可视化结果。</w:t>
            </w:r>
          </w:p>
        </w:tc>
      </w:tr>
      <w:tr w14:paraId="6FD77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shd w:val="clear" w:color="auto" w:fill="auto"/>
            <w:vAlign w:val="center"/>
          </w:tcPr>
          <w:p w14:paraId="57D15A17">
            <w:pPr>
              <w:spacing w:line="360" w:lineRule="exact"/>
              <w:rPr>
                <w:rFonts w:hint="eastAsia" w:ascii="微软雅黑" w:hAnsi="微软雅黑" w:eastAsia="微软雅黑" w:cs="Times New Roman"/>
                <w:snapToGrid w:val="0"/>
                <w:lang w:val="en-US" w:eastAsia="zh-CN" w:bidi="ar-SA"/>
              </w:rPr>
            </w:pPr>
          </w:p>
        </w:tc>
        <w:tc>
          <w:tcPr>
            <w:tcW w:w="1600" w:type="dxa"/>
            <w:shd w:val="clear" w:color="auto" w:fill="auto"/>
            <w:vAlign w:val="center"/>
          </w:tcPr>
          <w:p w14:paraId="1CC3D256">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小说热度趋势展示</w:t>
            </w:r>
          </w:p>
        </w:tc>
        <w:tc>
          <w:tcPr>
            <w:tcW w:w="5452" w:type="dxa"/>
            <w:shd w:val="clear" w:color="auto" w:fill="auto"/>
            <w:vAlign w:val="center"/>
          </w:tcPr>
          <w:p w14:paraId="3CBBAC6B">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展示热度曲线与排名变化趋势，支持筛选与对比。</w:t>
            </w:r>
          </w:p>
        </w:tc>
      </w:tr>
      <w:tr w14:paraId="4CE6F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shd w:val="clear" w:color="auto" w:fill="auto"/>
            <w:vAlign w:val="center"/>
          </w:tcPr>
          <w:p w14:paraId="78EFFCAD">
            <w:pPr>
              <w:spacing w:line="360" w:lineRule="exact"/>
              <w:rPr>
                <w:rFonts w:hint="eastAsia" w:ascii="微软雅黑" w:hAnsi="微软雅黑" w:eastAsia="微软雅黑" w:cs="Times New Roman"/>
                <w:snapToGrid w:val="0"/>
                <w:lang w:val="en-US" w:eastAsia="zh-CN" w:bidi="ar-SA"/>
              </w:rPr>
            </w:pPr>
          </w:p>
        </w:tc>
        <w:tc>
          <w:tcPr>
            <w:tcW w:w="1600" w:type="dxa"/>
            <w:shd w:val="clear" w:color="auto" w:fill="auto"/>
            <w:vAlign w:val="center"/>
          </w:tcPr>
          <w:p w14:paraId="5F6AF268">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小说关键词词云</w:t>
            </w:r>
          </w:p>
        </w:tc>
        <w:tc>
          <w:tcPr>
            <w:tcW w:w="5452" w:type="dxa"/>
            <w:shd w:val="clear" w:color="auto" w:fill="auto"/>
            <w:vAlign w:val="center"/>
          </w:tcPr>
          <w:p w14:paraId="1C64E944">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以词云形式展示小说关键词或评论热点词，支持按书/按类查看。</w:t>
            </w:r>
          </w:p>
        </w:tc>
      </w:tr>
      <w:tr w14:paraId="4F585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gridSpan w:val="3"/>
            <w:shd w:val="clear" w:color="auto" w:fill="auto"/>
            <w:vAlign w:val="center"/>
          </w:tcPr>
          <w:p w14:paraId="09AA10CB">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b/>
                <w:bCs/>
                <w:lang w:val="en-US" w:eastAsia="zh-CN"/>
              </w:rPr>
              <w:t>后端功能</w:t>
            </w:r>
          </w:p>
        </w:tc>
      </w:tr>
      <w:tr w14:paraId="54F65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shd w:val="clear" w:color="auto" w:fill="auto"/>
            <w:vAlign w:val="center"/>
          </w:tcPr>
          <w:p w14:paraId="088AE3BA">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用户中心</w:t>
            </w:r>
          </w:p>
        </w:tc>
        <w:tc>
          <w:tcPr>
            <w:tcW w:w="1600" w:type="dxa"/>
            <w:shd w:val="clear" w:color="auto" w:fill="auto"/>
            <w:vAlign w:val="center"/>
          </w:tcPr>
          <w:p w14:paraId="73036207">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账号登录与权限校验</w:t>
            </w:r>
          </w:p>
        </w:tc>
        <w:tc>
          <w:tcPr>
            <w:tcW w:w="5452" w:type="dxa"/>
            <w:shd w:val="clear" w:color="auto" w:fill="auto"/>
            <w:vAlign w:val="center"/>
          </w:tcPr>
          <w:p w14:paraId="4706F90C">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支持平台操作人员登录，校验身份与权限后进入系统。</w:t>
            </w:r>
          </w:p>
        </w:tc>
      </w:tr>
      <w:tr w14:paraId="6D59A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shd w:val="clear" w:color="auto" w:fill="auto"/>
            <w:vAlign w:val="center"/>
          </w:tcPr>
          <w:p w14:paraId="77A38A2B">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数据管理</w:t>
            </w:r>
          </w:p>
        </w:tc>
        <w:tc>
          <w:tcPr>
            <w:tcW w:w="1600" w:type="dxa"/>
            <w:shd w:val="clear" w:color="auto" w:fill="auto"/>
            <w:vAlign w:val="center"/>
          </w:tcPr>
          <w:p w14:paraId="068DC55D">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数据采集管理</w:t>
            </w:r>
          </w:p>
        </w:tc>
        <w:tc>
          <w:tcPr>
            <w:tcW w:w="5452" w:type="dxa"/>
            <w:shd w:val="clear" w:color="auto" w:fill="auto"/>
            <w:vAlign w:val="center"/>
          </w:tcPr>
          <w:p w14:paraId="24EE991D">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使用抓包加上爬虫的采集方式，执行采集任务。</w:t>
            </w:r>
          </w:p>
        </w:tc>
      </w:tr>
      <w:tr w14:paraId="476BD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shd w:val="clear" w:color="auto" w:fill="auto"/>
            <w:vAlign w:val="center"/>
          </w:tcPr>
          <w:p w14:paraId="5AE2FE34">
            <w:pPr>
              <w:spacing w:line="360" w:lineRule="exact"/>
              <w:rPr>
                <w:rFonts w:hint="eastAsia" w:ascii="微软雅黑" w:hAnsi="微软雅黑" w:eastAsia="微软雅黑" w:cs="Times New Roman"/>
                <w:snapToGrid w:val="0"/>
                <w:lang w:val="en-US" w:eastAsia="zh-CN" w:bidi="ar-SA"/>
              </w:rPr>
            </w:pPr>
          </w:p>
        </w:tc>
        <w:tc>
          <w:tcPr>
            <w:tcW w:w="1600" w:type="dxa"/>
            <w:shd w:val="clear" w:color="auto" w:fill="auto"/>
            <w:vAlign w:val="center"/>
          </w:tcPr>
          <w:p w14:paraId="479D362B">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数据清洗与标准化</w:t>
            </w:r>
          </w:p>
        </w:tc>
        <w:tc>
          <w:tcPr>
            <w:tcW w:w="5452" w:type="dxa"/>
            <w:shd w:val="clear" w:color="auto" w:fill="auto"/>
            <w:vAlign w:val="center"/>
          </w:tcPr>
          <w:p w14:paraId="1BEBD61D">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对采集数据进行去重、字段标准化、异常处理，输出清洗后的数据。</w:t>
            </w:r>
          </w:p>
        </w:tc>
      </w:tr>
      <w:tr w14:paraId="36ABF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shd w:val="clear" w:color="auto" w:fill="auto"/>
            <w:vAlign w:val="center"/>
          </w:tcPr>
          <w:p w14:paraId="5422862F">
            <w:pPr>
              <w:spacing w:line="360" w:lineRule="exact"/>
              <w:rPr>
                <w:rFonts w:hint="eastAsia" w:ascii="微软雅黑" w:hAnsi="微软雅黑" w:eastAsia="微软雅黑" w:cs="Times New Roman"/>
                <w:snapToGrid w:val="0"/>
                <w:lang w:val="en-US" w:eastAsia="zh-CN" w:bidi="ar-SA"/>
              </w:rPr>
            </w:pPr>
          </w:p>
        </w:tc>
        <w:tc>
          <w:tcPr>
            <w:tcW w:w="1600" w:type="dxa"/>
            <w:shd w:val="clear" w:color="auto" w:fill="auto"/>
            <w:vAlign w:val="center"/>
          </w:tcPr>
          <w:p w14:paraId="7383119A">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数据存储管理</w:t>
            </w:r>
          </w:p>
        </w:tc>
        <w:tc>
          <w:tcPr>
            <w:tcW w:w="5452" w:type="dxa"/>
            <w:shd w:val="clear" w:color="auto" w:fill="auto"/>
            <w:vAlign w:val="center"/>
          </w:tcPr>
          <w:p w14:paraId="5706341E">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将原始数据与清洗数据写入数据库/仓库，支持数据校验与保存。</w:t>
            </w:r>
          </w:p>
        </w:tc>
      </w:tr>
      <w:tr w14:paraId="56460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trPr>
        <w:tc>
          <w:tcPr>
            <w:tcW w:w="1476" w:type="dxa"/>
            <w:shd w:val="clear" w:color="auto" w:fill="auto"/>
            <w:vAlign w:val="center"/>
          </w:tcPr>
          <w:p w14:paraId="147A3F5B">
            <w:pPr>
              <w:spacing w:line="360" w:lineRule="exact"/>
              <w:rPr>
                <w:rFonts w:hint="eastAsia" w:ascii="微软雅黑" w:hAnsi="微软雅黑" w:eastAsia="微软雅黑" w:cs="Times New Roman"/>
                <w:snapToGrid w:val="0"/>
                <w:lang w:val="en-US" w:eastAsia="zh-CN" w:bidi="ar-SA"/>
              </w:rPr>
            </w:pPr>
          </w:p>
        </w:tc>
        <w:tc>
          <w:tcPr>
            <w:tcW w:w="1600" w:type="dxa"/>
            <w:shd w:val="clear" w:color="auto" w:fill="auto"/>
            <w:vAlign w:val="center"/>
          </w:tcPr>
          <w:p w14:paraId="52A5464F">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数据查询统计服务</w:t>
            </w:r>
          </w:p>
        </w:tc>
        <w:tc>
          <w:tcPr>
            <w:tcW w:w="5452" w:type="dxa"/>
            <w:shd w:val="clear" w:color="auto" w:fill="auto"/>
            <w:vAlign w:val="center"/>
          </w:tcPr>
          <w:p w14:paraId="31C91724">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提供按条件查询与统计聚合能力，为分析与可视化提供数据服务。</w:t>
            </w:r>
          </w:p>
        </w:tc>
      </w:tr>
      <w:tr w14:paraId="13416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shd w:val="clear" w:color="auto" w:fill="auto"/>
            <w:vAlign w:val="center"/>
          </w:tcPr>
          <w:p w14:paraId="065D824E">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分析任务管理</w:t>
            </w:r>
          </w:p>
        </w:tc>
        <w:tc>
          <w:tcPr>
            <w:tcW w:w="1600" w:type="dxa"/>
            <w:shd w:val="clear" w:color="auto" w:fill="auto"/>
            <w:vAlign w:val="center"/>
          </w:tcPr>
          <w:p w14:paraId="7D503191">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分析任务配置</w:t>
            </w:r>
          </w:p>
        </w:tc>
        <w:tc>
          <w:tcPr>
            <w:tcW w:w="5452" w:type="dxa"/>
            <w:shd w:val="clear" w:color="auto" w:fill="auto"/>
            <w:vAlign w:val="center"/>
          </w:tcPr>
          <w:p w14:paraId="259159DA">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支持配置分析时间窗口、TopN、类别范围等参数并保存任务配置。</w:t>
            </w:r>
          </w:p>
        </w:tc>
      </w:tr>
      <w:tr w14:paraId="0B967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shd w:val="clear" w:color="auto" w:fill="auto"/>
            <w:vAlign w:val="center"/>
          </w:tcPr>
          <w:p w14:paraId="4CE28602">
            <w:pPr>
              <w:spacing w:line="360" w:lineRule="exact"/>
              <w:rPr>
                <w:rFonts w:hint="eastAsia" w:ascii="微软雅黑" w:hAnsi="微软雅黑" w:eastAsia="微软雅黑" w:cs="Times New Roman"/>
                <w:snapToGrid w:val="0"/>
                <w:lang w:val="en-US" w:eastAsia="zh-CN" w:bidi="ar-SA"/>
              </w:rPr>
            </w:pPr>
          </w:p>
        </w:tc>
        <w:tc>
          <w:tcPr>
            <w:tcW w:w="1600" w:type="dxa"/>
            <w:shd w:val="clear" w:color="auto" w:fill="auto"/>
            <w:vAlign w:val="center"/>
          </w:tcPr>
          <w:p w14:paraId="3E617709">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执行分析任务</w:t>
            </w:r>
          </w:p>
        </w:tc>
        <w:tc>
          <w:tcPr>
            <w:tcW w:w="5452" w:type="dxa"/>
            <w:shd w:val="clear" w:color="auto" w:fill="auto"/>
            <w:vAlign w:val="center"/>
          </w:tcPr>
          <w:p w14:paraId="2F80838D">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触发书籍特征、情感分析、趋势分析等任务运行并生成结果。</w:t>
            </w:r>
          </w:p>
        </w:tc>
      </w:tr>
      <w:tr w14:paraId="060CD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shd w:val="clear" w:color="auto" w:fill="auto"/>
            <w:vAlign w:val="center"/>
          </w:tcPr>
          <w:p w14:paraId="36149586">
            <w:pPr>
              <w:spacing w:line="360" w:lineRule="exact"/>
              <w:rPr>
                <w:rFonts w:hint="eastAsia" w:ascii="微软雅黑" w:hAnsi="微软雅黑" w:eastAsia="微软雅黑" w:cs="Times New Roman"/>
                <w:snapToGrid w:val="0"/>
                <w:lang w:val="en-US" w:eastAsia="zh-CN" w:bidi="ar-SA"/>
              </w:rPr>
            </w:pPr>
          </w:p>
        </w:tc>
        <w:tc>
          <w:tcPr>
            <w:tcW w:w="1600" w:type="dxa"/>
            <w:shd w:val="clear" w:color="auto" w:fill="auto"/>
            <w:vAlign w:val="center"/>
          </w:tcPr>
          <w:p w14:paraId="317184D6">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任务状态与日志</w:t>
            </w:r>
          </w:p>
        </w:tc>
        <w:tc>
          <w:tcPr>
            <w:tcW w:w="5452" w:type="dxa"/>
            <w:shd w:val="clear" w:color="auto" w:fill="auto"/>
            <w:vAlign w:val="center"/>
          </w:tcPr>
          <w:p w14:paraId="624B28A9">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记录任务运行状态（成功/失败/重试）及运行日志，便于排查问题。</w:t>
            </w:r>
            <w:bookmarkStart w:id="26" w:name="_GoBack"/>
            <w:bookmarkEnd w:id="26"/>
          </w:p>
        </w:tc>
      </w:tr>
      <w:tr w14:paraId="51426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shd w:val="clear" w:color="auto" w:fill="auto"/>
            <w:vAlign w:val="center"/>
          </w:tcPr>
          <w:p w14:paraId="4ACC2E9F">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模型管理</w:t>
            </w:r>
          </w:p>
        </w:tc>
        <w:tc>
          <w:tcPr>
            <w:tcW w:w="1600" w:type="dxa"/>
            <w:shd w:val="clear" w:color="auto" w:fill="auto"/>
            <w:vAlign w:val="center"/>
          </w:tcPr>
          <w:p w14:paraId="5F2A8DD5">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模型选择与配置</w:t>
            </w:r>
          </w:p>
        </w:tc>
        <w:tc>
          <w:tcPr>
            <w:tcW w:w="5452" w:type="dxa"/>
            <w:shd w:val="clear" w:color="auto" w:fill="auto"/>
            <w:vAlign w:val="center"/>
          </w:tcPr>
          <w:p w14:paraId="447508A8">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支持选择情感分析/主题分析等算法方案，并配置关键参数。</w:t>
            </w:r>
          </w:p>
        </w:tc>
      </w:tr>
      <w:tr w14:paraId="77A85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shd w:val="clear" w:color="auto" w:fill="auto"/>
            <w:vAlign w:val="center"/>
          </w:tcPr>
          <w:p w14:paraId="1972EB52">
            <w:pPr>
              <w:spacing w:line="360" w:lineRule="exact"/>
              <w:rPr>
                <w:rFonts w:hint="eastAsia" w:ascii="微软雅黑" w:hAnsi="微软雅黑" w:eastAsia="微软雅黑" w:cs="Times New Roman"/>
                <w:snapToGrid w:val="0"/>
                <w:lang w:val="en-US" w:eastAsia="zh-CN" w:bidi="ar-SA"/>
              </w:rPr>
            </w:pPr>
          </w:p>
        </w:tc>
        <w:tc>
          <w:tcPr>
            <w:tcW w:w="1600" w:type="dxa"/>
            <w:shd w:val="clear" w:color="auto" w:fill="auto"/>
            <w:vAlign w:val="center"/>
          </w:tcPr>
          <w:p w14:paraId="29FB09EB">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模型训练与更新（可选）</w:t>
            </w:r>
          </w:p>
        </w:tc>
        <w:tc>
          <w:tcPr>
            <w:tcW w:w="5452" w:type="dxa"/>
            <w:shd w:val="clear" w:color="auto" w:fill="auto"/>
            <w:vAlign w:val="center"/>
          </w:tcPr>
          <w:p w14:paraId="44650F93">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支持基于历史数据进行模型更新与效果评估（按项目规模可选实现）。</w:t>
            </w:r>
          </w:p>
        </w:tc>
      </w:tr>
      <w:tr w14:paraId="24C50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shd w:val="clear" w:color="auto" w:fill="auto"/>
            <w:vAlign w:val="center"/>
          </w:tcPr>
          <w:p w14:paraId="4B913BB7">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导出与报表</w:t>
            </w:r>
          </w:p>
        </w:tc>
        <w:tc>
          <w:tcPr>
            <w:tcW w:w="1600" w:type="dxa"/>
            <w:shd w:val="clear" w:color="auto" w:fill="auto"/>
            <w:vAlign w:val="center"/>
          </w:tcPr>
          <w:p w14:paraId="66DF02B9">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导出数据</w:t>
            </w:r>
          </w:p>
        </w:tc>
        <w:tc>
          <w:tcPr>
            <w:tcW w:w="5452" w:type="dxa"/>
            <w:shd w:val="clear" w:color="auto" w:fill="auto"/>
            <w:vAlign w:val="center"/>
          </w:tcPr>
          <w:p w14:paraId="1ECBF26A">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支持将查询结果/分析结果导出为Excel/CSV。</w:t>
            </w:r>
          </w:p>
        </w:tc>
      </w:tr>
      <w:tr w14:paraId="1A12C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shd w:val="clear" w:color="auto" w:fill="auto"/>
            <w:vAlign w:val="center"/>
          </w:tcPr>
          <w:p w14:paraId="5099CE67">
            <w:pPr>
              <w:spacing w:line="360" w:lineRule="exact"/>
              <w:rPr>
                <w:rFonts w:hint="eastAsia" w:ascii="微软雅黑" w:hAnsi="微软雅黑" w:eastAsia="微软雅黑" w:cs="Times New Roman"/>
                <w:snapToGrid w:val="0"/>
                <w:lang w:val="en-US" w:eastAsia="zh-CN" w:bidi="ar-SA"/>
              </w:rPr>
            </w:pPr>
          </w:p>
        </w:tc>
        <w:tc>
          <w:tcPr>
            <w:tcW w:w="1600" w:type="dxa"/>
            <w:shd w:val="clear" w:color="auto" w:fill="auto"/>
            <w:vAlign w:val="center"/>
          </w:tcPr>
          <w:p w14:paraId="2B449704">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生成分析报告</w:t>
            </w:r>
          </w:p>
        </w:tc>
        <w:tc>
          <w:tcPr>
            <w:tcW w:w="5452" w:type="dxa"/>
            <w:shd w:val="clear" w:color="auto" w:fill="auto"/>
            <w:vAlign w:val="center"/>
          </w:tcPr>
          <w:p w14:paraId="235A0425">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支持生成趋势报告/口碑报告等摘要输出，供复盘与展示使用。</w:t>
            </w:r>
          </w:p>
        </w:tc>
      </w:tr>
      <w:tr w14:paraId="411F1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shd w:val="clear" w:color="auto" w:fill="auto"/>
            <w:vAlign w:val="center"/>
          </w:tcPr>
          <w:p w14:paraId="512674E3">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系统管理</w:t>
            </w:r>
          </w:p>
        </w:tc>
        <w:tc>
          <w:tcPr>
            <w:tcW w:w="1600" w:type="dxa"/>
            <w:shd w:val="clear" w:color="auto" w:fill="auto"/>
            <w:vAlign w:val="center"/>
          </w:tcPr>
          <w:p w14:paraId="6ACD8A32">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系统配置管理</w:t>
            </w:r>
          </w:p>
        </w:tc>
        <w:tc>
          <w:tcPr>
            <w:tcW w:w="5452" w:type="dxa"/>
            <w:shd w:val="clear" w:color="auto" w:fill="auto"/>
            <w:vAlign w:val="center"/>
          </w:tcPr>
          <w:p w14:paraId="1F802A22">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配置采集频率、增量更新策略、榜单类型等系统参数。</w:t>
            </w:r>
          </w:p>
        </w:tc>
      </w:tr>
      <w:tr w14:paraId="4A9A4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shd w:val="clear" w:color="auto" w:fill="auto"/>
            <w:vAlign w:val="center"/>
          </w:tcPr>
          <w:p w14:paraId="498C27FE">
            <w:pPr>
              <w:spacing w:line="360" w:lineRule="exact"/>
              <w:rPr>
                <w:rFonts w:hint="eastAsia" w:ascii="微软雅黑" w:hAnsi="微软雅黑" w:eastAsia="微软雅黑" w:cs="Times New Roman"/>
                <w:snapToGrid w:val="0"/>
                <w:lang w:val="en-US" w:eastAsia="zh-CN" w:bidi="ar-SA"/>
              </w:rPr>
            </w:pPr>
          </w:p>
        </w:tc>
        <w:tc>
          <w:tcPr>
            <w:tcW w:w="1600" w:type="dxa"/>
            <w:shd w:val="clear" w:color="auto" w:fill="auto"/>
            <w:vAlign w:val="center"/>
          </w:tcPr>
          <w:p w14:paraId="5BFD5EE7">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系统监控与维护</w:t>
            </w:r>
          </w:p>
        </w:tc>
        <w:tc>
          <w:tcPr>
            <w:tcW w:w="5452" w:type="dxa"/>
            <w:shd w:val="clear" w:color="auto" w:fill="auto"/>
            <w:vAlign w:val="center"/>
          </w:tcPr>
          <w:p w14:paraId="613D92EC">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监控系统运行状态与异常，记录操作日志，支持基础维护。</w:t>
            </w:r>
          </w:p>
        </w:tc>
      </w:tr>
    </w:tbl>
    <w:p w14:paraId="2EEE4B37">
      <w:pPr>
        <w:pStyle w:val="3"/>
        <w:rPr>
          <w:rFonts w:hint="eastAsia"/>
        </w:rPr>
      </w:pPr>
    </w:p>
    <w:p w14:paraId="546E8F0A">
      <w:pPr>
        <w:pStyle w:val="5"/>
        <w:rPr>
          <w:rFonts w:hint="eastAsia" w:ascii="Arial" w:hAnsi="Arial" w:eastAsia="宋体" w:cs="Times New Roman"/>
          <w:b w:val="0"/>
          <w:i w:val="0"/>
          <w:iCs/>
        </w:rPr>
      </w:pPr>
      <w:bookmarkStart w:id="12" w:name="_Toc22591"/>
      <w:r>
        <w:rPr>
          <w:rFonts w:hint="eastAsia" w:ascii="Arial" w:hAnsi="Arial" w:eastAsia="宋体" w:cs="Times New Roman"/>
          <w:b w:val="0"/>
          <w:i w:val="0"/>
          <w:iCs/>
        </w:rPr>
        <w:t>软件功能</w:t>
      </w:r>
      <w:bookmarkEnd w:id="12"/>
    </w:p>
    <w:p w14:paraId="4E9EFE33">
      <w:pPr>
        <w:spacing w:line="360" w:lineRule="auto"/>
        <w:ind w:firstLine="420" w:firstLineChars="200"/>
        <w:rPr>
          <w:rFonts w:hint="eastAsia"/>
          <w:sz w:val="21"/>
        </w:rPr>
      </w:pPr>
      <w:r>
        <w:rPr>
          <w:rFonts w:hint="eastAsia"/>
          <w:sz w:val="21"/>
        </w:rPr>
        <w:t>本系统为小说网站大数据分析平台，主要用于对网络小说平台的数据进行采集、管理、分析和可视化展示。系统整体结构由三个主要部分组成：数据管理系统、数据分析系统和数据可视化平台。</w:t>
      </w:r>
    </w:p>
    <w:p w14:paraId="100474C0">
      <w:pPr>
        <w:spacing w:line="360" w:lineRule="auto"/>
        <w:ind w:firstLine="420" w:firstLineChars="200"/>
        <w:rPr>
          <w:rFonts w:hint="eastAsia"/>
          <w:sz w:val="21"/>
        </w:rPr>
      </w:pPr>
      <w:r>
        <w:rPr>
          <w:rFonts w:hint="eastAsia"/>
          <w:sz w:val="21"/>
        </w:rPr>
        <w:t>其中，数据管理系统负责对小说相关数据进行采集、清洗、存储以及数据查询统计；数据分析系统负责对采集的数据进行多维度分析，包括书籍特征分析、评论情感分析、推荐系统和市场趋势分析；数据可视化平台负责将分析结果以图表形式进行展示，帮助用户直观了解小说平台数据情况。</w:t>
      </w:r>
    </w:p>
    <w:p w14:paraId="7D140715">
      <w:pPr>
        <w:spacing w:line="360" w:lineRule="auto"/>
        <w:ind w:firstLine="420" w:firstLineChars="200"/>
        <w:rPr>
          <w:rFonts w:hint="eastAsia"/>
          <w:sz w:val="21"/>
        </w:rPr>
      </w:pPr>
    </w:p>
    <w:p w14:paraId="3EB94C69">
      <w:pPr>
        <w:spacing w:line="360" w:lineRule="auto"/>
        <w:ind w:firstLine="400" w:firstLineChars="200"/>
        <w:rPr>
          <w:rFonts w:hint="eastAsia"/>
        </w:rPr>
      </w:pPr>
      <w:r>
        <w:rPr>
          <w:rFonts w:hint="eastAsia"/>
        </w:rPr>
        <w:t>主体结构图</w:t>
      </w:r>
    </w:p>
    <w:p w14:paraId="53AE4C95">
      <w:pPr>
        <w:spacing w:line="360" w:lineRule="auto"/>
        <w:ind w:firstLine="400" w:firstLineChars="200"/>
        <w:rPr>
          <w:rFonts w:hint="eastAsia"/>
          <w:sz w:val="21"/>
        </w:rPr>
      </w:pPr>
      <w:r>
        <w:rPr>
          <w:rFonts w:hint="eastAsia" w:eastAsia="宋体"/>
          <w:lang w:eastAsia="zh-CN"/>
        </w:rPr>
        <w:drawing>
          <wp:inline distT="0" distB="0" distL="114300" distR="114300">
            <wp:extent cx="4815840" cy="2567940"/>
            <wp:effectExtent l="0" t="0" r="10160" b="10160"/>
            <wp:docPr id="27" name="图片 27" descr="0101574c5918c8b828ab26f6f6b09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0101574c5918c8b828ab26f6f6b09232"/>
                    <pic:cNvPicPr>
                      <a:picLocks noChangeAspect="1"/>
                    </pic:cNvPicPr>
                  </pic:nvPicPr>
                  <pic:blipFill>
                    <a:blip r:embed="rId10"/>
                    <a:srcRect r="8638"/>
                    <a:stretch>
                      <a:fillRect/>
                    </a:stretch>
                  </pic:blipFill>
                  <pic:spPr>
                    <a:xfrm>
                      <a:off x="0" y="0"/>
                      <a:ext cx="4815840" cy="2567940"/>
                    </a:xfrm>
                    <a:prstGeom prst="rect">
                      <a:avLst/>
                    </a:prstGeom>
                  </pic:spPr>
                </pic:pic>
              </a:graphicData>
            </a:graphic>
          </wp:inline>
        </w:drawing>
      </w:r>
    </w:p>
    <w:p w14:paraId="744F0E50">
      <w:pPr>
        <w:pStyle w:val="4"/>
        <w:rPr>
          <w:rFonts w:hint="eastAsia"/>
        </w:rPr>
      </w:pPr>
      <w:bookmarkStart w:id="13" w:name="_Toc4199"/>
      <w:r>
        <w:rPr>
          <w:rFonts w:hint="eastAsia"/>
        </w:rPr>
        <w:t>用户的特点</w:t>
      </w:r>
      <w:bookmarkEnd w:id="13"/>
    </w:p>
    <w:p w14:paraId="012A1583">
      <w:pPr>
        <w:spacing w:line="360" w:lineRule="auto"/>
        <w:ind w:firstLine="420" w:firstLineChars="200"/>
        <w:jc w:val="both"/>
        <w:rPr>
          <w:rFonts w:hint="eastAsia"/>
          <w:sz w:val="21"/>
        </w:rPr>
      </w:pPr>
      <w:r>
        <w:rPr>
          <w:rFonts w:hint="eastAsia"/>
          <w:sz w:val="21"/>
        </w:rPr>
        <w:t>用户能够熟练的使用Windows操作系统，能使用IE浏览器上网，以及使用Office办公套件进行文档处理。</w:t>
      </w:r>
    </w:p>
    <w:p w14:paraId="22863F0B">
      <w:pPr>
        <w:pStyle w:val="4"/>
        <w:rPr>
          <w:rFonts w:hint="eastAsia"/>
        </w:rPr>
      </w:pPr>
      <w:bookmarkStart w:id="14" w:name="_Toc3446"/>
      <w:r>
        <w:rPr>
          <w:rFonts w:hint="eastAsia"/>
        </w:rPr>
        <w:t>限制与约束</w:t>
      </w:r>
      <w:bookmarkEnd w:id="14"/>
      <w:r>
        <w:rPr>
          <w:rFonts w:hint="eastAsia"/>
        </w:rPr>
        <w:t xml:space="preserve"> </w:t>
      </w:r>
    </w:p>
    <w:p w14:paraId="7E7A9C01">
      <w:pPr>
        <w:spacing w:line="360" w:lineRule="auto"/>
        <w:ind w:firstLine="420" w:firstLineChars="200"/>
        <w:jc w:val="both"/>
        <w:rPr>
          <w:rFonts w:hint="eastAsia"/>
          <w:sz w:val="21"/>
        </w:rPr>
      </w:pPr>
      <w:r>
        <w:rPr>
          <w:rFonts w:hint="eastAsia"/>
          <w:sz w:val="21"/>
        </w:rPr>
        <w:t>系统运行环境</w:t>
      </w:r>
    </w:p>
    <w:p w14:paraId="1FBE391C">
      <w:pPr>
        <w:spacing w:line="360" w:lineRule="auto"/>
        <w:ind w:firstLine="420" w:firstLineChars="200"/>
        <w:jc w:val="both"/>
        <w:rPr>
          <w:rFonts w:hint="eastAsia"/>
          <w:sz w:val="21"/>
        </w:rPr>
      </w:pPr>
      <w:r>
        <w:rPr>
          <w:rFonts w:hint="eastAsia"/>
          <w:sz w:val="21"/>
        </w:rPr>
        <w:t>操作系统：</w:t>
      </w:r>
      <w:r>
        <w:rPr>
          <w:rFonts w:hint="eastAsia"/>
        </w:rPr>
        <w:t>简体中文Windows2003Professional</w:t>
      </w:r>
    </w:p>
    <w:p w14:paraId="37267517">
      <w:pPr>
        <w:spacing w:line="360" w:lineRule="auto"/>
        <w:ind w:firstLine="420" w:firstLineChars="200"/>
        <w:jc w:val="both"/>
        <w:rPr>
          <w:rFonts w:hint="eastAsia"/>
          <w:sz w:val="21"/>
        </w:rPr>
      </w:pPr>
      <w:r>
        <w:rPr>
          <w:rFonts w:hint="eastAsia"/>
          <w:sz w:val="21"/>
        </w:rPr>
        <w:t>数据库：</w:t>
      </w:r>
      <w:r>
        <w:rPr>
          <w:rFonts w:hint="eastAsia"/>
          <w:lang w:val="en-US" w:eastAsia="zh-CN"/>
        </w:rPr>
        <w:t>MySQL 5.7</w:t>
      </w:r>
    </w:p>
    <w:p w14:paraId="2ADFA03D">
      <w:pPr>
        <w:spacing w:line="360" w:lineRule="auto"/>
        <w:ind w:firstLine="420" w:firstLineChars="200"/>
        <w:jc w:val="both"/>
        <w:rPr>
          <w:rFonts w:hint="eastAsia"/>
          <w:sz w:val="21"/>
        </w:rPr>
      </w:pPr>
      <w:r>
        <w:rPr>
          <w:rFonts w:hint="eastAsia"/>
          <w:sz w:val="21"/>
        </w:rPr>
        <w:t>浏览器：</w:t>
      </w:r>
      <w:r>
        <w:t>Internet Explorer 6.0</w:t>
      </w:r>
      <w:r>
        <w:rPr>
          <w:rFonts w:hint="eastAsia"/>
          <w:sz w:val="21"/>
        </w:rPr>
        <w:t>及以上</w:t>
      </w:r>
    </w:p>
    <w:p w14:paraId="256DDC1F">
      <w:pPr>
        <w:spacing w:line="360" w:lineRule="auto"/>
        <w:ind w:firstLine="420" w:firstLineChars="200"/>
        <w:jc w:val="both"/>
        <w:rPr>
          <w:rFonts w:hint="eastAsia"/>
          <w:sz w:val="21"/>
        </w:rPr>
      </w:pPr>
    </w:p>
    <w:p w14:paraId="5EBA191B">
      <w:pPr>
        <w:spacing w:line="360" w:lineRule="auto"/>
        <w:ind w:firstLine="420" w:firstLineChars="200"/>
        <w:jc w:val="both"/>
        <w:rPr>
          <w:rFonts w:hint="eastAsia"/>
          <w:sz w:val="21"/>
        </w:rPr>
      </w:pPr>
      <w:r>
        <w:rPr>
          <w:rFonts w:hint="eastAsia"/>
          <w:sz w:val="21"/>
        </w:rPr>
        <w:t>硬件限制</w:t>
      </w:r>
    </w:p>
    <w:p w14:paraId="0AB5AEEA">
      <w:pPr>
        <w:spacing w:line="360" w:lineRule="auto"/>
        <w:ind w:firstLine="420" w:firstLineChars="200"/>
        <w:jc w:val="both"/>
        <w:rPr>
          <w:rFonts w:hint="eastAsia"/>
          <w:sz w:val="21"/>
        </w:rPr>
      </w:pPr>
      <w:r>
        <w:rPr>
          <w:rFonts w:hint="eastAsia"/>
          <w:sz w:val="21"/>
        </w:rPr>
        <w:t>WEB服务器、数据库服务器</w:t>
      </w:r>
    </w:p>
    <w:p w14:paraId="3FCE81D5">
      <w:pPr>
        <w:ind w:left="720" w:leftChars="360"/>
        <w:rPr>
          <w:rFonts w:hint="eastAsia"/>
          <w:sz w:val="21"/>
        </w:rPr>
      </w:pPr>
      <w:r>
        <w:rPr>
          <w:rFonts w:hint="eastAsia"/>
          <w:sz w:val="21"/>
        </w:rPr>
        <w:t xml:space="preserve">CPU：Intel Pentium 4 3.0G </w:t>
      </w:r>
    </w:p>
    <w:p w14:paraId="6BB30801">
      <w:pPr>
        <w:ind w:left="720" w:leftChars="360"/>
        <w:rPr>
          <w:rFonts w:hint="eastAsia"/>
          <w:sz w:val="21"/>
        </w:rPr>
      </w:pPr>
      <w:r>
        <w:rPr>
          <w:rFonts w:hint="eastAsia"/>
          <w:sz w:val="21"/>
        </w:rPr>
        <w:t>内存：2GB</w:t>
      </w:r>
    </w:p>
    <w:p w14:paraId="66CA14F1">
      <w:pPr>
        <w:ind w:left="720" w:leftChars="360"/>
        <w:rPr>
          <w:rFonts w:hint="eastAsia"/>
          <w:sz w:val="21"/>
        </w:rPr>
      </w:pPr>
      <w:r>
        <w:rPr>
          <w:rFonts w:hint="eastAsia"/>
          <w:sz w:val="21"/>
        </w:rPr>
        <w:t>硬盘：80GB</w:t>
      </w:r>
    </w:p>
    <w:p w14:paraId="3CBA20D3">
      <w:pPr>
        <w:spacing w:line="360" w:lineRule="auto"/>
        <w:ind w:firstLine="420" w:firstLineChars="200"/>
        <w:jc w:val="both"/>
        <w:rPr>
          <w:rFonts w:hint="eastAsia"/>
          <w:sz w:val="21"/>
        </w:rPr>
      </w:pPr>
      <w:r>
        <w:rPr>
          <w:rFonts w:hint="eastAsia"/>
          <w:sz w:val="21"/>
        </w:rPr>
        <w:t>网络</w:t>
      </w:r>
    </w:p>
    <w:p w14:paraId="1D57C64E">
      <w:pPr>
        <w:ind w:left="720"/>
        <w:rPr>
          <w:rFonts w:hint="eastAsia"/>
          <w:sz w:val="21"/>
        </w:rPr>
      </w:pPr>
      <w:r>
        <w:rPr>
          <w:rFonts w:hint="eastAsia"/>
          <w:sz w:val="21"/>
        </w:rPr>
        <w:t>以太网：100MB</w:t>
      </w:r>
    </w:p>
    <w:p w14:paraId="75449A69">
      <w:pPr>
        <w:spacing w:line="360" w:lineRule="auto"/>
        <w:ind w:firstLine="420" w:firstLineChars="200"/>
        <w:jc w:val="both"/>
        <w:rPr>
          <w:rFonts w:hint="eastAsia"/>
          <w:sz w:val="21"/>
        </w:rPr>
      </w:pPr>
      <w:r>
        <w:rPr>
          <w:rFonts w:hint="eastAsia"/>
          <w:sz w:val="21"/>
        </w:rPr>
        <w:t>用户机器配置</w:t>
      </w:r>
    </w:p>
    <w:p w14:paraId="5EFDD1F8">
      <w:pPr>
        <w:ind w:left="720"/>
        <w:rPr>
          <w:rFonts w:hint="eastAsia"/>
          <w:sz w:val="21"/>
        </w:rPr>
      </w:pPr>
      <w:r>
        <w:rPr>
          <w:rFonts w:hint="eastAsia"/>
          <w:sz w:val="21"/>
        </w:rPr>
        <w:t>内存：512MB</w:t>
      </w:r>
    </w:p>
    <w:p w14:paraId="2F2B9AA4">
      <w:pPr>
        <w:ind w:left="720"/>
        <w:rPr>
          <w:rFonts w:hint="eastAsia"/>
          <w:sz w:val="21"/>
        </w:rPr>
      </w:pPr>
    </w:p>
    <w:p w14:paraId="3159BACC">
      <w:pPr>
        <w:ind w:left="720"/>
        <w:rPr>
          <w:rFonts w:hint="eastAsia"/>
          <w:sz w:val="21"/>
        </w:rPr>
      </w:pPr>
    </w:p>
    <w:p w14:paraId="3113A8F5">
      <w:pPr>
        <w:ind w:left="720"/>
        <w:rPr>
          <w:rFonts w:hint="eastAsia"/>
          <w:sz w:val="21"/>
        </w:rPr>
      </w:pPr>
    </w:p>
    <w:p w14:paraId="4E3272B3">
      <w:pPr>
        <w:ind w:left="720"/>
        <w:rPr>
          <w:rFonts w:hint="eastAsia"/>
          <w:sz w:val="21"/>
        </w:rPr>
      </w:pPr>
    </w:p>
    <w:p w14:paraId="7C00E049">
      <w:pPr>
        <w:pStyle w:val="2"/>
        <w:rPr>
          <w:rFonts w:hint="eastAsia"/>
        </w:rPr>
      </w:pPr>
      <w:bookmarkStart w:id="15" w:name="_Toc9124"/>
      <w:r>
        <w:rPr>
          <w:rFonts w:hint="eastAsia"/>
        </w:rPr>
        <w:t>具体需求</w:t>
      </w:r>
      <w:bookmarkEnd w:id="15"/>
    </w:p>
    <w:p w14:paraId="4207457D">
      <w:pPr>
        <w:pStyle w:val="4"/>
        <w:bidi w:val="0"/>
        <w:rPr>
          <w:rFonts w:hint="default"/>
          <w:lang w:val="en-US" w:eastAsia="zh-CN"/>
        </w:rPr>
      </w:pPr>
      <w:r>
        <w:rPr>
          <w:rFonts w:hint="eastAsia"/>
          <w:lang w:val="en-US" w:eastAsia="zh-CN"/>
        </w:rPr>
        <w:t xml:space="preserve"> 数据管理系统</w:t>
      </w:r>
    </w:p>
    <w:p w14:paraId="0B667070">
      <w:pPr>
        <w:pStyle w:val="4"/>
        <w:numPr>
          <w:ilvl w:val="1"/>
          <w:numId w:val="0"/>
        </w:numPr>
        <w:ind w:leftChars="0"/>
        <w:rPr>
          <w:rFonts w:hint="eastAsia" w:ascii="Arial" w:hAnsi="Arial" w:eastAsia="宋体" w:cs="Times New Roman"/>
          <w:snapToGrid w:val="0"/>
          <w:sz w:val="20"/>
          <w:lang w:val="en-US" w:eastAsia="zh-CN" w:bidi="ar-SA"/>
        </w:rPr>
      </w:pPr>
      <w:r>
        <w:rPr>
          <w:rFonts w:hint="eastAsia" w:cs="Times New Roman"/>
          <w:snapToGrid w:val="0"/>
          <w:sz w:val="20"/>
          <w:lang w:val="en-US" w:eastAsia="zh-CN" w:bidi="ar-SA"/>
        </w:rPr>
        <w:t>1.</w:t>
      </w:r>
      <w:r>
        <w:rPr>
          <w:rFonts w:hint="eastAsia" w:ascii="Arial" w:hAnsi="Arial" w:eastAsia="宋体" w:cs="Times New Roman"/>
          <w:snapToGrid w:val="0"/>
          <w:sz w:val="20"/>
          <w:lang w:val="en-US" w:eastAsia="zh-CN" w:bidi="ar-SA"/>
        </w:rPr>
        <w:t>数据采集管理</w:t>
      </w:r>
    </w:p>
    <w:p w14:paraId="485902E9">
      <w:pPr>
        <w:numPr>
          <w:ilvl w:val="0"/>
          <w:numId w:val="0"/>
        </w:numPr>
        <w:jc w:val="center"/>
      </w:pPr>
      <w:r>
        <w:drawing>
          <wp:inline distT="0" distB="0" distL="114300" distR="114300">
            <wp:extent cx="2687955" cy="5979160"/>
            <wp:effectExtent l="0" t="0" r="4445" b="2540"/>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
                    <pic:cNvPicPr>
                      <a:picLocks noChangeAspect="1"/>
                    </pic:cNvPicPr>
                  </pic:nvPicPr>
                  <pic:blipFill>
                    <a:blip r:embed="rId11"/>
                    <a:stretch>
                      <a:fillRect/>
                    </a:stretch>
                  </pic:blipFill>
                  <pic:spPr>
                    <a:xfrm>
                      <a:off x="0" y="0"/>
                      <a:ext cx="2687955" cy="5979160"/>
                    </a:xfrm>
                    <a:prstGeom prst="rect">
                      <a:avLst/>
                    </a:prstGeom>
                    <a:noFill/>
                    <a:ln>
                      <a:noFill/>
                    </a:ln>
                  </pic:spPr>
                </pic:pic>
              </a:graphicData>
            </a:graphic>
          </wp:inline>
        </w:drawing>
      </w:r>
    </w:p>
    <w:p w14:paraId="047D7C5C">
      <w:pPr>
        <w:ind w:firstLine="400"/>
        <w:rPr>
          <w:rFonts w:hint="eastAsia"/>
        </w:rPr>
      </w:pPr>
      <w:r>
        <w:br w:type="textWrapping"/>
      </w:r>
      <w:r>
        <w:rPr>
          <w:rFonts w:hint="eastAsia"/>
          <w:lang w:val="en-US" w:eastAsia="zh-CN"/>
        </w:rPr>
        <w:tab/>
      </w:r>
      <w:r>
        <w:rPr>
          <w:rFonts w:hint="eastAsia"/>
        </w:rPr>
        <w:t>管理员登录数据管理系统后，进入“数据采集管理”菜单，选择数据采集方式（爬虫、API或手动上传）；系统先校验采集源是否可用，不可用则重新选择采集方式，可用则执行采集操作；采集完成后进行数据初步校验，校验不通过则修正数据并重新采集，校验通过则将数据存储至原始数据库，流程结束。</w:t>
      </w:r>
    </w:p>
    <w:p w14:paraId="703904AF">
      <w:pPr>
        <w:ind w:firstLine="400"/>
        <w:rPr>
          <w:rFonts w:hint="eastAsia"/>
        </w:rPr>
      </w:pPr>
    </w:p>
    <w:p w14:paraId="39BA8B0E">
      <w:pPr>
        <w:ind w:firstLine="400"/>
        <w:rPr>
          <w:rFonts w:hint="eastAsia"/>
        </w:rPr>
      </w:pPr>
    </w:p>
    <w:p w14:paraId="6F352C3A">
      <w:pPr>
        <w:ind w:firstLine="400"/>
        <w:rPr>
          <w:rFonts w:hint="eastAsia"/>
        </w:rPr>
      </w:pPr>
    </w:p>
    <w:p w14:paraId="5394C319">
      <w:pPr>
        <w:ind w:firstLine="400"/>
        <w:rPr>
          <w:rFonts w:hint="eastAsia"/>
        </w:rPr>
      </w:pPr>
    </w:p>
    <w:p w14:paraId="7DFFA723">
      <w:pPr>
        <w:pStyle w:val="4"/>
        <w:numPr>
          <w:ilvl w:val="1"/>
          <w:numId w:val="0"/>
        </w:numPr>
        <w:ind w:leftChars="0"/>
        <w:rPr>
          <w:rFonts w:hint="default" w:ascii="Arial" w:hAnsi="Arial" w:eastAsia="宋体" w:cs="Times New Roman"/>
          <w:snapToGrid w:val="0"/>
          <w:sz w:val="20"/>
          <w:lang w:val="en-US" w:eastAsia="zh-CN" w:bidi="ar-SA"/>
        </w:rPr>
      </w:pPr>
      <w:r>
        <w:rPr>
          <w:rFonts w:hint="eastAsia" w:cs="Times New Roman"/>
          <w:snapToGrid w:val="0"/>
          <w:sz w:val="20"/>
          <w:lang w:val="en-US" w:eastAsia="zh-CN" w:bidi="ar-SA"/>
        </w:rPr>
        <w:t>2.</w:t>
      </w:r>
      <w:r>
        <w:rPr>
          <w:rFonts w:hint="default" w:ascii="Arial" w:hAnsi="Arial" w:eastAsia="宋体" w:cs="Times New Roman"/>
          <w:snapToGrid w:val="0"/>
          <w:sz w:val="20"/>
          <w:lang w:val="en-US" w:eastAsia="zh-CN" w:bidi="ar-SA"/>
        </w:rPr>
        <w:t>数据清洗与标准化</w:t>
      </w:r>
    </w:p>
    <w:p w14:paraId="03786648">
      <w:pPr>
        <w:jc w:val="center"/>
      </w:pPr>
      <w:r>
        <w:drawing>
          <wp:inline distT="0" distB="0" distL="114300" distR="114300">
            <wp:extent cx="2905125" cy="6501765"/>
            <wp:effectExtent l="0" t="0" r="3175" b="635"/>
            <wp:docPr id="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
                    <pic:cNvPicPr>
                      <a:picLocks noChangeAspect="1"/>
                    </pic:cNvPicPr>
                  </pic:nvPicPr>
                  <pic:blipFill>
                    <a:blip r:embed="rId12"/>
                    <a:stretch>
                      <a:fillRect/>
                    </a:stretch>
                  </pic:blipFill>
                  <pic:spPr>
                    <a:xfrm>
                      <a:off x="0" y="0"/>
                      <a:ext cx="2905125" cy="6501765"/>
                    </a:xfrm>
                    <a:prstGeom prst="rect">
                      <a:avLst/>
                    </a:prstGeom>
                    <a:noFill/>
                    <a:ln>
                      <a:noFill/>
                    </a:ln>
                  </pic:spPr>
                </pic:pic>
              </a:graphicData>
            </a:graphic>
          </wp:inline>
        </w:drawing>
      </w:r>
    </w:p>
    <w:p w14:paraId="663ED490">
      <w:pPr>
        <w:ind w:firstLine="400"/>
        <w:rPr>
          <w:rFonts w:hint="default"/>
          <w:lang w:val="en-US" w:eastAsia="zh-CN"/>
        </w:rPr>
      </w:pPr>
      <w:r>
        <w:rPr>
          <w:rFonts w:hint="default"/>
          <w:lang w:val="en-US" w:eastAsia="zh-CN"/>
        </w:rPr>
        <w:t>管理员登录数据管理系统后，进入“数据清洗与标准化”模块，系统读取原始数据库数据，依次执行数据去重、字段标准化、异常值检测与处理；之后判断清洗是否达标，不达标则调整清洗规则并重新读取数据清洗，达标则将清洗后数据存储至目标数据库，流程结束。</w:t>
      </w:r>
    </w:p>
    <w:p w14:paraId="22AD05AF">
      <w:pPr>
        <w:ind w:firstLine="400"/>
        <w:rPr>
          <w:rFonts w:hint="default"/>
          <w:lang w:val="en-US" w:eastAsia="zh-CN"/>
        </w:rPr>
      </w:pPr>
    </w:p>
    <w:p w14:paraId="7217D801">
      <w:pPr>
        <w:ind w:firstLine="400"/>
        <w:rPr>
          <w:rFonts w:hint="default"/>
          <w:lang w:val="en-US" w:eastAsia="zh-CN"/>
        </w:rPr>
      </w:pPr>
    </w:p>
    <w:p w14:paraId="58C5D627">
      <w:pPr>
        <w:ind w:firstLine="400"/>
        <w:rPr>
          <w:rFonts w:hint="default"/>
          <w:lang w:val="en-US" w:eastAsia="zh-CN"/>
        </w:rPr>
      </w:pPr>
    </w:p>
    <w:p w14:paraId="354F4575">
      <w:pPr>
        <w:ind w:firstLine="400"/>
        <w:rPr>
          <w:rFonts w:hint="default"/>
          <w:lang w:val="en-US" w:eastAsia="zh-CN"/>
        </w:rPr>
      </w:pPr>
    </w:p>
    <w:p w14:paraId="0B46B672">
      <w:pPr>
        <w:ind w:firstLine="400"/>
        <w:rPr>
          <w:rFonts w:hint="default"/>
          <w:lang w:val="en-US" w:eastAsia="zh-CN"/>
        </w:rPr>
      </w:pPr>
    </w:p>
    <w:p w14:paraId="66153A98">
      <w:pPr>
        <w:ind w:firstLine="400"/>
        <w:rPr>
          <w:rFonts w:hint="default"/>
          <w:lang w:val="en-US" w:eastAsia="zh-CN"/>
        </w:rPr>
      </w:pPr>
    </w:p>
    <w:p w14:paraId="65F87809">
      <w:pPr>
        <w:pStyle w:val="4"/>
        <w:numPr>
          <w:ilvl w:val="1"/>
          <w:numId w:val="0"/>
        </w:numPr>
        <w:ind w:leftChars="0"/>
        <w:rPr>
          <w:rFonts w:hint="eastAsia" w:ascii="Arial" w:hAnsi="Arial" w:eastAsia="宋体" w:cs="Times New Roman"/>
          <w:snapToGrid w:val="0"/>
          <w:sz w:val="20"/>
          <w:lang w:val="en-US" w:eastAsia="zh-CN" w:bidi="ar-SA"/>
        </w:rPr>
      </w:pPr>
    </w:p>
    <w:p w14:paraId="5CF2DF54">
      <w:pPr>
        <w:pStyle w:val="4"/>
        <w:numPr>
          <w:ilvl w:val="1"/>
          <w:numId w:val="0"/>
        </w:numPr>
        <w:ind w:leftChars="0"/>
        <w:rPr>
          <w:rFonts w:hint="eastAsia" w:ascii="Arial" w:hAnsi="Arial" w:eastAsia="宋体" w:cs="Times New Roman"/>
          <w:snapToGrid w:val="0"/>
          <w:sz w:val="20"/>
          <w:lang w:val="en-US" w:eastAsia="zh-CN" w:bidi="ar-SA"/>
        </w:rPr>
      </w:pPr>
      <w:r>
        <w:rPr>
          <w:rFonts w:hint="eastAsia" w:cs="Times New Roman"/>
          <w:snapToGrid w:val="0"/>
          <w:sz w:val="20"/>
          <w:lang w:val="en-US" w:eastAsia="zh-CN" w:bidi="ar-SA"/>
        </w:rPr>
        <w:t>3.</w:t>
      </w:r>
      <w:r>
        <w:rPr>
          <w:rFonts w:hint="eastAsia" w:ascii="Arial" w:hAnsi="Arial" w:eastAsia="宋体" w:cs="Times New Roman"/>
          <w:snapToGrid w:val="0"/>
          <w:sz w:val="20"/>
          <w:lang w:val="en-US" w:eastAsia="zh-CN" w:bidi="ar-SA"/>
        </w:rPr>
        <w:t>数据存储</w:t>
      </w:r>
    </w:p>
    <w:p w14:paraId="0AECDE4D">
      <w:pPr>
        <w:numPr>
          <w:ilvl w:val="0"/>
          <w:numId w:val="0"/>
        </w:numPr>
        <w:jc w:val="center"/>
        <w:rPr>
          <w:rFonts w:hint="default"/>
          <w:lang w:val="en-US" w:eastAsia="zh-CN"/>
        </w:rPr>
      </w:pPr>
      <w:r>
        <w:rPr>
          <w:rFonts w:hint="default"/>
          <w:lang w:val="en-US" w:eastAsia="zh-CN"/>
        </w:rPr>
        <w:drawing>
          <wp:inline distT="0" distB="0" distL="114300" distR="114300">
            <wp:extent cx="1930400" cy="3756025"/>
            <wp:effectExtent l="0" t="0" r="0" b="3175"/>
            <wp:docPr id="30" name="图片 30" descr="1a251429e0884bb4e7bbda0eb3d0d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1a251429e0884bb4e7bbda0eb3d0d99"/>
                    <pic:cNvPicPr>
                      <a:picLocks noChangeAspect="1"/>
                    </pic:cNvPicPr>
                  </pic:nvPicPr>
                  <pic:blipFill>
                    <a:blip r:embed="rId13"/>
                    <a:stretch>
                      <a:fillRect/>
                    </a:stretch>
                  </pic:blipFill>
                  <pic:spPr>
                    <a:xfrm>
                      <a:off x="0" y="0"/>
                      <a:ext cx="1930400" cy="3756025"/>
                    </a:xfrm>
                    <a:prstGeom prst="rect">
                      <a:avLst/>
                    </a:prstGeom>
                  </pic:spPr>
                </pic:pic>
              </a:graphicData>
            </a:graphic>
          </wp:inline>
        </w:drawing>
      </w:r>
    </w:p>
    <w:p w14:paraId="22945ADC">
      <w:pPr>
        <w:ind w:firstLine="400"/>
        <w:rPr>
          <w:rFonts w:hint="eastAsia"/>
          <w:lang w:val="en-US" w:eastAsia="zh-CN"/>
        </w:rPr>
      </w:pPr>
      <w:r>
        <w:rPr>
          <w:rFonts w:hint="eastAsia"/>
          <w:lang w:val="en-US" w:eastAsia="zh-CN"/>
        </w:rPr>
        <w:t>平台操作人员登录进入数据管理平台，对已有数据进行选择筛选后读取待存储数据，点击存储按钮，然后检查所存储的数据是否正确，进行保存，退出。</w:t>
      </w:r>
    </w:p>
    <w:p w14:paraId="1917EC49">
      <w:pPr>
        <w:pStyle w:val="4"/>
        <w:numPr>
          <w:ilvl w:val="1"/>
          <w:numId w:val="0"/>
        </w:numPr>
        <w:ind w:leftChars="0"/>
        <w:rPr>
          <w:rFonts w:hint="eastAsia" w:ascii="Arial" w:hAnsi="Arial" w:eastAsia="宋体" w:cs="Times New Roman"/>
          <w:snapToGrid w:val="0"/>
          <w:sz w:val="20"/>
          <w:lang w:val="en-US" w:eastAsia="zh-CN" w:bidi="ar-SA"/>
        </w:rPr>
      </w:pPr>
      <w:r>
        <w:rPr>
          <w:rFonts w:hint="eastAsia" w:cs="Times New Roman"/>
          <w:snapToGrid w:val="0"/>
          <w:sz w:val="20"/>
          <w:lang w:val="en-US" w:eastAsia="zh-CN" w:bidi="ar-SA"/>
        </w:rPr>
        <w:t>4.</w:t>
      </w:r>
      <w:r>
        <w:rPr>
          <w:rFonts w:hint="eastAsia" w:ascii="Arial" w:hAnsi="Arial" w:eastAsia="宋体" w:cs="Times New Roman"/>
          <w:snapToGrid w:val="0"/>
          <w:sz w:val="20"/>
          <w:lang w:val="en-US" w:eastAsia="zh-CN" w:bidi="ar-SA"/>
        </w:rPr>
        <w:t>数据查询统计服务</w:t>
      </w:r>
    </w:p>
    <w:p w14:paraId="321D4D7E">
      <w:pPr>
        <w:numPr>
          <w:ilvl w:val="0"/>
          <w:numId w:val="0"/>
        </w:numPr>
        <w:jc w:val="center"/>
        <w:rPr>
          <w:rFonts w:hint="default"/>
          <w:lang w:val="en-US" w:eastAsia="zh-CN"/>
        </w:rPr>
      </w:pPr>
      <w:r>
        <w:rPr>
          <w:rFonts w:hint="default" w:asciiTheme="minorHAnsi" w:hAnsiTheme="minorHAnsi" w:eastAsiaTheme="minorEastAsia" w:cstheme="minorBidi"/>
          <w:kern w:val="2"/>
          <w:sz w:val="21"/>
          <w:szCs w:val="24"/>
          <w:lang w:val="en-US" w:eastAsia="zh-CN" w:bidi="ar-SA"/>
        </w:rPr>
        <w:t>.</w:t>
      </w:r>
      <w:r>
        <w:drawing>
          <wp:inline distT="0" distB="0" distL="114300" distR="114300">
            <wp:extent cx="2387600" cy="3905250"/>
            <wp:effectExtent l="0" t="0" r="0" b="6350"/>
            <wp:docPr id="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
                    <pic:cNvPicPr>
                      <a:picLocks noChangeAspect="1"/>
                    </pic:cNvPicPr>
                  </pic:nvPicPr>
                  <pic:blipFill>
                    <a:blip r:embed="rId14"/>
                    <a:stretch>
                      <a:fillRect/>
                    </a:stretch>
                  </pic:blipFill>
                  <pic:spPr>
                    <a:xfrm>
                      <a:off x="0" y="0"/>
                      <a:ext cx="2387600" cy="3905250"/>
                    </a:xfrm>
                    <a:prstGeom prst="rect">
                      <a:avLst/>
                    </a:prstGeom>
                    <a:noFill/>
                    <a:ln>
                      <a:noFill/>
                    </a:ln>
                  </pic:spPr>
                </pic:pic>
              </a:graphicData>
            </a:graphic>
          </wp:inline>
        </w:drawing>
      </w:r>
    </w:p>
    <w:p w14:paraId="41D0CB8D">
      <w:pPr>
        <w:ind w:firstLine="400"/>
        <w:rPr>
          <w:rFonts w:hint="eastAsia"/>
          <w:lang w:val="en-US" w:eastAsia="zh-CN"/>
        </w:rPr>
      </w:pPr>
      <w:r>
        <w:rPr>
          <w:rFonts w:hint="eastAsia"/>
          <w:lang w:val="en-US" w:eastAsia="zh-CN"/>
        </w:rPr>
        <w:t>平台操作人员登录进入数据管理平台，进入搜索菜单，输入所需数据的特征，点击查询按钮，获得所需数据结果，然后对所得数据进行统计分析，退出。</w:t>
      </w:r>
    </w:p>
    <w:p w14:paraId="0AD9D331">
      <w:pPr>
        <w:pStyle w:val="3"/>
        <w:ind w:left="0" w:leftChars="0" w:firstLine="420" w:firstLineChars="0"/>
        <w:rPr>
          <w:rFonts w:hint="default" w:eastAsia="宋体"/>
          <w:lang w:val="en-US" w:eastAsia="zh-CN"/>
        </w:rPr>
      </w:pPr>
      <w:r>
        <w:rPr>
          <w:rFonts w:hint="eastAsia"/>
          <w:lang w:val="en-US" w:eastAsia="zh-CN"/>
        </w:rPr>
        <w:t>用例图如下：</w:t>
      </w:r>
    </w:p>
    <w:p w14:paraId="0E831986">
      <w:pPr>
        <w:jc w:val="center"/>
        <w:rPr>
          <w:rFonts w:hint="eastAsia" w:eastAsia="宋体"/>
          <w:lang w:eastAsia="zh-CN"/>
        </w:rPr>
      </w:pPr>
      <w:r>
        <w:rPr>
          <w:rFonts w:hint="eastAsia" w:eastAsia="宋体"/>
          <w:lang w:eastAsia="zh-CN"/>
        </w:rPr>
        <w:drawing>
          <wp:inline distT="0" distB="0" distL="114300" distR="114300">
            <wp:extent cx="5272405" cy="3780155"/>
            <wp:effectExtent l="0" t="0" r="10795" b="4445"/>
            <wp:docPr id="32" name="图片 32" descr="88db9643a30e050963b575799e7a80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88db9643a30e050963b575799e7a805b"/>
                    <pic:cNvPicPr>
                      <a:picLocks noChangeAspect="1"/>
                    </pic:cNvPicPr>
                  </pic:nvPicPr>
                  <pic:blipFill>
                    <a:blip r:embed="rId15"/>
                    <a:stretch>
                      <a:fillRect/>
                    </a:stretch>
                  </pic:blipFill>
                  <pic:spPr>
                    <a:xfrm>
                      <a:off x="0" y="0"/>
                      <a:ext cx="5272405" cy="3780155"/>
                    </a:xfrm>
                    <a:prstGeom prst="rect">
                      <a:avLst/>
                    </a:prstGeom>
                  </pic:spPr>
                </pic:pic>
              </a:graphicData>
            </a:graphic>
          </wp:inline>
        </w:drawing>
      </w:r>
    </w:p>
    <w:p w14:paraId="72B34B42">
      <w:pPr>
        <w:pStyle w:val="3"/>
        <w:ind w:left="0" w:leftChars="0" w:firstLine="0" w:firstLineChars="0"/>
        <w:rPr>
          <w:rFonts w:hint="eastAsia"/>
          <w:lang w:val="en-US" w:eastAsia="zh-CN"/>
        </w:rPr>
      </w:pPr>
      <w:r>
        <w:rPr>
          <w:rFonts w:hint="eastAsia"/>
          <w:lang w:val="en-US" w:eastAsia="zh-CN"/>
        </w:rPr>
        <w:t>用例描述：</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A4C9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8E931E1">
            <w:pPr>
              <w:autoSpaceDE w:val="0"/>
              <w:autoSpaceDN w:val="0"/>
              <w:adjustRightInd w:val="0"/>
              <w:rPr>
                <w:rFonts w:hint="default" w:ascii="宋体" w:eastAsia="宋体"/>
                <w:szCs w:val="21"/>
                <w:lang w:val="en-US" w:eastAsia="zh-CN"/>
              </w:rPr>
            </w:pPr>
            <w:r>
              <w:rPr>
                <w:rFonts w:hint="eastAsia" w:ascii="宋体"/>
                <w:szCs w:val="21"/>
              </w:rPr>
              <w:t xml:space="preserve">用例名称： </w:t>
            </w:r>
            <w:r>
              <w:rPr>
                <w:rFonts w:hint="eastAsia" w:ascii="宋体"/>
                <w:szCs w:val="21"/>
                <w:lang w:val="en-US" w:eastAsia="zh-CN"/>
              </w:rPr>
              <w:t>用户登录</w:t>
            </w:r>
          </w:p>
        </w:tc>
      </w:tr>
      <w:tr w14:paraId="28598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9BF7259">
            <w:pPr>
              <w:autoSpaceDE w:val="0"/>
              <w:autoSpaceDN w:val="0"/>
              <w:adjustRightInd w:val="0"/>
              <w:rPr>
                <w:rFonts w:ascii="宋体"/>
                <w:szCs w:val="21"/>
              </w:rPr>
            </w:pPr>
            <w:r>
              <w:rPr>
                <w:rFonts w:hint="eastAsia" w:ascii="宋体"/>
                <w:szCs w:val="21"/>
              </w:rPr>
              <w:t>功能描述：</w:t>
            </w:r>
            <w:r>
              <w:rPr>
                <w:rFonts w:hint="eastAsia"/>
                <w:vertAlign w:val="baseline"/>
              </w:rPr>
              <w:t>用于用户登录身份认证。用户包括:实验室管理员、资源管理员、教师、学生、审核员、编辑员。</w:t>
            </w:r>
          </w:p>
        </w:tc>
      </w:tr>
      <w:tr w14:paraId="4710C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6170935">
            <w:pPr>
              <w:autoSpaceDE w:val="0"/>
              <w:autoSpaceDN w:val="0"/>
              <w:adjustRightInd w:val="0"/>
              <w:rPr>
                <w:rFonts w:hint="eastAsia" w:ascii="宋体"/>
                <w:szCs w:val="21"/>
              </w:rPr>
            </w:pPr>
            <w:r>
              <w:rPr>
                <w:rFonts w:hint="eastAsia" w:ascii="宋体"/>
                <w:szCs w:val="21"/>
              </w:rPr>
              <w:t>前置条件： 普通操作员用户已经系统</w:t>
            </w:r>
            <w:r>
              <w:rPr>
                <w:rFonts w:hint="eastAsia" w:ascii="宋体"/>
                <w:szCs w:val="21"/>
                <w:lang w:val="en-US" w:eastAsia="zh-CN"/>
              </w:rPr>
              <w:t>首页</w:t>
            </w:r>
            <w:r>
              <w:rPr>
                <w:rFonts w:hint="eastAsia" w:ascii="宋体"/>
                <w:szCs w:val="21"/>
              </w:rPr>
              <w:t>。</w:t>
            </w:r>
          </w:p>
        </w:tc>
      </w:tr>
      <w:tr w14:paraId="32893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F34185C">
            <w:pPr>
              <w:autoSpaceDE w:val="0"/>
              <w:autoSpaceDN w:val="0"/>
              <w:adjustRightInd w:val="0"/>
              <w:rPr>
                <w:rFonts w:hint="eastAsia" w:ascii="宋体"/>
                <w:szCs w:val="21"/>
                <w:lang w:val="en-US" w:eastAsia="zh-CN"/>
              </w:rPr>
            </w:pPr>
            <w:r>
              <w:rPr>
                <w:rFonts w:hint="eastAsia" w:ascii="宋体"/>
                <w:szCs w:val="21"/>
                <w:lang w:val="en-US" w:eastAsia="zh-CN"/>
              </w:rPr>
              <w:t>事件流：</w:t>
            </w:r>
          </w:p>
          <w:p w14:paraId="64F4EB44">
            <w:pPr>
              <w:rPr>
                <w:rFonts w:hint="eastAsia"/>
                <w:vertAlign w:val="baseline"/>
              </w:rPr>
            </w:pPr>
            <w:r>
              <w:rPr>
                <w:rFonts w:hint="eastAsia"/>
                <w:vertAlign w:val="baseline"/>
              </w:rPr>
              <w:t xml:space="preserve"> </w:t>
            </w:r>
            <w:r>
              <w:rPr>
                <w:rFonts w:hint="eastAsia"/>
                <w:vertAlign w:val="baseline"/>
                <w:lang w:val="en-US" w:eastAsia="zh-CN"/>
              </w:rPr>
              <w:t xml:space="preserve">  </w:t>
            </w:r>
            <w:r>
              <w:rPr>
                <w:rFonts w:hint="eastAsia"/>
                <w:vertAlign w:val="baseline"/>
              </w:rPr>
              <w:t>2</w:t>
            </w:r>
            <w:r>
              <w:rPr>
                <w:rFonts w:hint="eastAsia"/>
                <w:vertAlign w:val="baseline"/>
                <w:lang w:val="en-US" w:eastAsia="zh-CN"/>
              </w:rPr>
              <w:t>.1</w:t>
            </w:r>
            <w:r>
              <w:rPr>
                <w:rFonts w:hint="eastAsia"/>
                <w:vertAlign w:val="baseline"/>
              </w:rPr>
              <w:t xml:space="preserve"> 事件流  </w:t>
            </w:r>
          </w:p>
          <w:p w14:paraId="71304FDC">
            <w:pPr>
              <w:ind w:firstLine="600" w:firstLineChars="300"/>
              <w:rPr>
                <w:rFonts w:hint="eastAsia"/>
                <w:vertAlign w:val="baseline"/>
              </w:rPr>
            </w:pPr>
            <w:r>
              <w:rPr>
                <w:rFonts w:hint="eastAsia"/>
                <w:vertAlign w:val="baseline"/>
              </w:rPr>
              <w:t>1）平台操作人员进入系统首页，选择“数据采集管理”模块。</w:t>
            </w:r>
          </w:p>
          <w:p w14:paraId="7B63D612">
            <w:pPr>
              <w:ind w:firstLine="600" w:firstLineChars="300"/>
              <w:rPr>
                <w:rFonts w:hint="eastAsia"/>
                <w:vertAlign w:val="baseline"/>
              </w:rPr>
            </w:pPr>
            <w:r>
              <w:rPr>
                <w:rFonts w:hint="eastAsia"/>
                <w:vertAlign w:val="baseline"/>
              </w:rPr>
              <w:t>2）系统加载数据采集管理界面。</w:t>
            </w:r>
          </w:p>
          <w:p w14:paraId="7A78757A">
            <w:pPr>
              <w:ind w:firstLine="600" w:firstLineChars="300"/>
              <w:rPr>
                <w:rFonts w:hint="eastAsia"/>
                <w:vertAlign w:val="baseline"/>
              </w:rPr>
            </w:pPr>
            <w:r>
              <w:rPr>
                <w:rFonts w:hint="eastAsia"/>
                <w:vertAlign w:val="baseline"/>
              </w:rPr>
              <w:t>3）平台操作人员选择数据采集方式（爬虫采集或API采集）。</w:t>
            </w:r>
          </w:p>
          <w:p w14:paraId="020EA1D4">
            <w:pPr>
              <w:ind w:firstLine="600" w:firstLineChars="300"/>
              <w:rPr>
                <w:rFonts w:hint="eastAsia"/>
                <w:vertAlign w:val="baseline"/>
              </w:rPr>
            </w:pPr>
            <w:r>
              <w:rPr>
                <w:rFonts w:hint="eastAsia"/>
                <w:vertAlign w:val="baseline"/>
              </w:rPr>
              <w:t>4）系统验证数据源是否可访问。</w:t>
            </w:r>
          </w:p>
          <w:p w14:paraId="3D2D7A43">
            <w:pPr>
              <w:ind w:firstLine="600" w:firstLineChars="300"/>
              <w:rPr>
                <w:rFonts w:hint="eastAsia"/>
                <w:vertAlign w:val="baseline"/>
              </w:rPr>
            </w:pPr>
            <w:r>
              <w:rPr>
                <w:rFonts w:hint="eastAsia"/>
                <w:vertAlign w:val="baseline"/>
              </w:rPr>
              <w:t>5）平台操作人员点击“开始采集”。</w:t>
            </w:r>
          </w:p>
          <w:p w14:paraId="490C7001">
            <w:pPr>
              <w:ind w:firstLine="600" w:firstLineChars="300"/>
              <w:rPr>
                <w:rFonts w:hint="eastAsia"/>
                <w:vertAlign w:val="baseline"/>
              </w:rPr>
            </w:pPr>
            <w:r>
              <w:rPr>
                <w:rFonts w:hint="eastAsia"/>
                <w:vertAlign w:val="baseline"/>
              </w:rPr>
              <w:t>6）系统执行数据采集操作，并获取小说基础信息、热度数据和评论数据。</w:t>
            </w:r>
          </w:p>
          <w:p w14:paraId="57CFD8ED">
            <w:pPr>
              <w:ind w:firstLine="600" w:firstLineChars="300"/>
              <w:rPr>
                <w:rFonts w:hint="eastAsia"/>
                <w:vertAlign w:val="baseline"/>
              </w:rPr>
            </w:pPr>
            <w:r>
              <w:rPr>
                <w:rFonts w:hint="eastAsia"/>
                <w:vertAlign w:val="baseline"/>
              </w:rPr>
              <w:t>7）系统对采集数据进行初步校验。</w:t>
            </w:r>
          </w:p>
          <w:p w14:paraId="1B32BE8B">
            <w:pPr>
              <w:ind w:firstLine="600" w:firstLineChars="300"/>
              <w:rPr>
                <w:rFonts w:hint="eastAsia"/>
                <w:vertAlign w:val="baseline"/>
              </w:rPr>
            </w:pPr>
            <w:r>
              <w:rPr>
                <w:rFonts w:hint="eastAsia"/>
                <w:vertAlign w:val="baseline"/>
              </w:rPr>
              <w:t>8）系统将采集到的数据保存到原始数据库中。</w:t>
            </w:r>
          </w:p>
          <w:p w14:paraId="65B11494">
            <w:pPr>
              <w:ind w:firstLine="600" w:firstLineChars="300"/>
              <w:rPr>
                <w:rFonts w:hint="eastAsia"/>
                <w:vertAlign w:val="baseline"/>
              </w:rPr>
            </w:pPr>
            <w:r>
              <w:rPr>
                <w:rFonts w:hint="eastAsia"/>
                <w:vertAlign w:val="baseline"/>
              </w:rPr>
              <w:t>9）系统提示数据采集完成。</w:t>
            </w:r>
          </w:p>
          <w:p w14:paraId="18F4C95F">
            <w:pPr>
              <w:ind w:firstLine="600" w:firstLineChars="300"/>
              <w:rPr>
                <w:rFonts w:hint="eastAsia"/>
                <w:vertAlign w:val="baseline"/>
              </w:rPr>
            </w:pPr>
            <w:r>
              <w:rPr>
                <w:rFonts w:hint="eastAsia"/>
                <w:vertAlign w:val="baseline"/>
              </w:rPr>
              <w:t>10）结束用例。</w:t>
            </w:r>
          </w:p>
          <w:p w14:paraId="045451F5">
            <w:pPr>
              <w:ind w:firstLine="600" w:firstLineChars="300"/>
              <w:rPr>
                <w:rFonts w:hint="eastAsia"/>
                <w:vertAlign w:val="baseline"/>
              </w:rPr>
            </w:pPr>
          </w:p>
          <w:p w14:paraId="31ED3F8D">
            <w:pPr>
              <w:rPr>
                <w:rFonts w:hint="eastAsia"/>
                <w:vertAlign w:val="baseline"/>
              </w:rPr>
            </w:pPr>
            <w:r>
              <w:rPr>
                <w:rFonts w:hint="eastAsia"/>
                <w:vertAlign w:val="baseline"/>
              </w:rPr>
              <w:t xml:space="preserve">   2.2 备选子流</w:t>
            </w:r>
          </w:p>
          <w:p w14:paraId="2BBC7D03">
            <w:pPr>
              <w:ind w:firstLine="600" w:firstLineChars="300"/>
              <w:rPr>
                <w:rFonts w:hint="eastAsia"/>
                <w:vertAlign w:val="baseline"/>
              </w:rPr>
            </w:pPr>
            <w:r>
              <w:rPr>
                <w:rFonts w:hint="eastAsia"/>
                <w:vertAlign w:val="baseline"/>
              </w:rPr>
              <w:t>2.2.1 数据源不可访问</w:t>
            </w:r>
          </w:p>
          <w:p w14:paraId="51EC7621">
            <w:pPr>
              <w:ind w:firstLine="600" w:firstLineChars="300"/>
              <w:rPr>
                <w:rFonts w:hint="eastAsia"/>
                <w:vertAlign w:val="baseline"/>
              </w:rPr>
            </w:pPr>
            <w:r>
              <w:rPr>
                <w:rFonts w:hint="eastAsia"/>
                <w:vertAlign w:val="baseline"/>
              </w:rPr>
              <w:t>1）在步骤4中，如果系统检测到数据源不可访问。</w:t>
            </w:r>
          </w:p>
          <w:p w14:paraId="38AB534A">
            <w:pPr>
              <w:ind w:firstLine="600" w:firstLineChars="300"/>
              <w:rPr>
                <w:rFonts w:hint="eastAsia"/>
                <w:vertAlign w:val="baseline"/>
              </w:rPr>
            </w:pPr>
            <w:r>
              <w:rPr>
                <w:rFonts w:hint="eastAsia"/>
                <w:vertAlign w:val="baseline"/>
              </w:rPr>
              <w:t>2）系统提示“数据源连接失败”。</w:t>
            </w:r>
          </w:p>
          <w:p w14:paraId="0E03A18B">
            <w:pPr>
              <w:ind w:firstLine="600" w:firstLineChars="300"/>
              <w:rPr>
                <w:rFonts w:hint="eastAsia"/>
                <w:vertAlign w:val="baseline"/>
              </w:rPr>
            </w:pPr>
            <w:r>
              <w:rPr>
                <w:rFonts w:hint="eastAsia"/>
                <w:vertAlign w:val="baseline"/>
              </w:rPr>
              <w:t>3）平台操作人员重新选择采集方式或重新执行采集操作。</w:t>
            </w:r>
          </w:p>
          <w:p w14:paraId="2FA15016">
            <w:pPr>
              <w:ind w:firstLine="600" w:firstLineChars="300"/>
              <w:rPr>
                <w:rFonts w:hint="eastAsia"/>
                <w:vertAlign w:val="baseline"/>
                <w:lang w:val="en-US" w:eastAsia="zh-CN"/>
              </w:rPr>
            </w:pPr>
            <w:r>
              <w:rPr>
                <w:rFonts w:hint="eastAsia"/>
                <w:vertAlign w:val="baseline"/>
              </w:rPr>
              <w:t>4）返回步</w:t>
            </w:r>
            <w:r>
              <w:rPr>
                <w:rFonts w:hint="eastAsia"/>
                <w:vertAlign w:val="baseline"/>
                <w:lang w:val="en-US" w:eastAsia="zh-CN"/>
              </w:rPr>
              <w:t>骤4重新执行。</w:t>
            </w:r>
          </w:p>
          <w:p w14:paraId="11844D14">
            <w:pPr>
              <w:ind w:firstLine="400" w:firstLineChars="200"/>
              <w:rPr>
                <w:rFonts w:hint="eastAsia"/>
                <w:vertAlign w:val="baseline"/>
              </w:rPr>
            </w:pPr>
            <w:r>
              <w:rPr>
                <w:rFonts w:hint="eastAsia"/>
                <w:vertAlign w:val="baseline"/>
              </w:rPr>
              <w:t>3 备选流</w:t>
            </w:r>
          </w:p>
          <w:p w14:paraId="7C2A39D5">
            <w:pPr>
              <w:ind w:firstLine="600" w:firstLineChars="300"/>
              <w:rPr>
                <w:rFonts w:hint="eastAsia"/>
                <w:vertAlign w:val="baseline"/>
              </w:rPr>
            </w:pPr>
            <w:r>
              <w:rPr>
                <w:rFonts w:hint="eastAsia"/>
                <w:vertAlign w:val="baseline"/>
              </w:rPr>
              <w:t>第一备选流</w:t>
            </w:r>
          </w:p>
          <w:p w14:paraId="150F1CE1">
            <w:pPr>
              <w:ind w:firstLine="400" w:firstLineChars="200"/>
              <w:rPr>
                <w:rFonts w:hint="eastAsia"/>
                <w:vertAlign w:val="baseline"/>
              </w:rPr>
            </w:pPr>
            <w:r>
              <w:rPr>
                <w:rFonts w:hint="eastAsia"/>
                <w:vertAlign w:val="baseline"/>
              </w:rPr>
              <w:t>在步骤7中，如果系统检测到数据校验失败，则提示“采集数据异常”，平台操作人员可以重新执行采集操作。</w:t>
            </w:r>
          </w:p>
          <w:p w14:paraId="78245C9D">
            <w:pPr>
              <w:rPr>
                <w:rFonts w:hint="eastAsia"/>
                <w:vertAlign w:val="baseline"/>
              </w:rPr>
            </w:pPr>
            <w:r>
              <w:rPr>
                <w:rFonts w:hint="eastAsia"/>
                <w:vertAlign w:val="baseline"/>
              </w:rPr>
              <w:t xml:space="preserve">   </w:t>
            </w:r>
          </w:p>
          <w:p w14:paraId="4E4C1096">
            <w:pPr>
              <w:rPr>
                <w:rFonts w:hint="eastAsia"/>
                <w:vertAlign w:val="baseline"/>
              </w:rPr>
            </w:pPr>
            <w:r>
              <w:rPr>
                <w:rFonts w:hint="eastAsia"/>
                <w:vertAlign w:val="baseline"/>
              </w:rPr>
              <w:t xml:space="preserve">   3 备选流</w:t>
            </w:r>
          </w:p>
          <w:p w14:paraId="2D3D5622">
            <w:pPr>
              <w:ind w:firstLine="400" w:firstLineChars="200"/>
              <w:rPr>
                <w:rFonts w:hint="eastAsia"/>
                <w:vertAlign w:val="baseline"/>
              </w:rPr>
            </w:pPr>
            <w:r>
              <w:rPr>
                <w:rFonts w:hint="eastAsia"/>
                <w:vertAlign w:val="baseline"/>
              </w:rPr>
              <w:t>第一备选流</w:t>
            </w:r>
          </w:p>
          <w:p w14:paraId="3CBF35FB">
            <w:pPr>
              <w:ind w:firstLine="600" w:firstLineChars="300"/>
              <w:rPr>
                <w:rFonts w:hint="eastAsia" w:ascii="宋体"/>
                <w:szCs w:val="21"/>
                <w:lang w:val="en-US" w:eastAsia="zh-CN"/>
              </w:rPr>
            </w:pPr>
            <w:r>
              <w:rPr>
                <w:rFonts w:hint="eastAsia"/>
                <w:vertAlign w:val="baseline"/>
              </w:rPr>
              <w:t>在步骤7中，如果系统检测到数据校验失败，则提示“采集数据异常”，平台操作人员可以重新执行采集操作。</w:t>
            </w:r>
          </w:p>
        </w:tc>
      </w:tr>
      <w:tr w14:paraId="0E3F2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trPr>
        <w:tc>
          <w:tcPr>
            <w:tcW w:w="8522" w:type="dxa"/>
            <w:noWrap w:val="0"/>
            <w:vAlign w:val="top"/>
          </w:tcPr>
          <w:p w14:paraId="1CEFBA7C">
            <w:pPr>
              <w:autoSpaceDE w:val="0"/>
              <w:autoSpaceDN w:val="0"/>
              <w:adjustRightInd w:val="0"/>
              <w:rPr>
                <w:rFonts w:hint="eastAsia" w:ascii="宋体"/>
                <w:szCs w:val="21"/>
              </w:rPr>
            </w:pPr>
            <w:r>
              <w:rPr>
                <w:rFonts w:hint="eastAsia" w:ascii="宋体"/>
                <w:szCs w:val="21"/>
              </w:rPr>
              <w:t>成功保证： 无</w:t>
            </w:r>
          </w:p>
        </w:tc>
      </w:tr>
      <w:tr w14:paraId="0428F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trPr>
        <w:tc>
          <w:tcPr>
            <w:tcW w:w="8522" w:type="dxa"/>
            <w:noWrap w:val="0"/>
            <w:vAlign w:val="top"/>
          </w:tcPr>
          <w:p w14:paraId="6315490C">
            <w:pPr>
              <w:autoSpaceDE w:val="0"/>
              <w:autoSpaceDN w:val="0"/>
              <w:adjustRightInd w:val="0"/>
              <w:rPr>
                <w:rFonts w:hint="eastAsia" w:ascii="宋体"/>
                <w:szCs w:val="21"/>
              </w:rPr>
            </w:pPr>
          </w:p>
        </w:tc>
      </w:tr>
    </w:tbl>
    <w:p w14:paraId="214EEC17">
      <w:pPr>
        <w:rPr>
          <w:rFonts w:hint="eastAsia"/>
        </w:rPr>
      </w:pPr>
    </w:p>
    <w:p w14:paraId="108A28E2">
      <w:pPr>
        <w:pStyle w:val="4"/>
        <w:rPr>
          <w:lang w:val="zh-CN"/>
        </w:rPr>
      </w:pPr>
      <w:r>
        <w:rPr>
          <w:rFonts w:hint="eastAsia"/>
          <w:lang w:val="en-US" w:eastAsia="zh-CN"/>
        </w:rPr>
        <w:t>数据分析系统</w:t>
      </w:r>
    </w:p>
    <w:p w14:paraId="0C20BD1A">
      <w:pPr>
        <w:rPr>
          <w:rFonts w:hint="default"/>
          <w:lang w:val="en-US" w:eastAsia="zh-CN"/>
        </w:rPr>
      </w:pPr>
      <w:r>
        <w:rPr>
          <w:rFonts w:hint="eastAsia"/>
          <w:lang w:val="en-US" w:eastAsia="zh-CN"/>
        </w:rPr>
        <w:t xml:space="preserve">  1.数据分析系统通过读取数据，选择功能分析，进而生成分析数据结果，具体流程如下</w:t>
      </w:r>
    </w:p>
    <w:p w14:paraId="39436911">
      <w:pPr>
        <w:numPr>
          <w:ilvl w:val="0"/>
          <w:numId w:val="0"/>
        </w:numPr>
        <w:rPr>
          <w:rFonts w:hint="default" w:eastAsiaTheme="minorEastAsia"/>
          <w:lang w:val="en-US" w:eastAsia="zh-CN"/>
        </w:rPr>
      </w:pPr>
      <w:r>
        <w:drawing>
          <wp:inline distT="0" distB="0" distL="114300" distR="114300">
            <wp:extent cx="5272405" cy="5723255"/>
            <wp:effectExtent l="0" t="0" r="10795" b="444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16"/>
                    <a:stretch>
                      <a:fillRect/>
                    </a:stretch>
                  </pic:blipFill>
                  <pic:spPr>
                    <a:xfrm>
                      <a:off x="0" y="0"/>
                      <a:ext cx="5272405" cy="5723255"/>
                    </a:xfrm>
                    <a:prstGeom prst="rect">
                      <a:avLst/>
                    </a:prstGeom>
                    <a:noFill/>
                    <a:ln>
                      <a:noFill/>
                    </a:ln>
                  </pic:spPr>
                </pic:pic>
              </a:graphicData>
            </a:graphic>
          </wp:inline>
        </w:drawing>
      </w:r>
    </w:p>
    <w:p w14:paraId="2FC062B2">
      <w:pPr>
        <w:widowControl w:val="0"/>
        <w:numPr>
          <w:ilvl w:val="0"/>
          <w:numId w:val="0"/>
        </w:numPr>
        <w:ind w:firstLine="420" w:firstLineChars="0"/>
        <w:jc w:val="both"/>
        <w:rPr>
          <w:rFonts w:hint="eastAsia"/>
        </w:rPr>
      </w:pPr>
      <w:r>
        <w:rPr>
          <w:rFonts w:hint="eastAsia"/>
        </w:rPr>
        <w:t>管理员开始操作后，进入数据分析系统，从数据管理系统读取数据，选择分析功能（书籍特征分析、评论情感分析、推荐系统或市场趋势分析），执行对应分析算法，生成分析结果数据，将结果传递给数据可视化系统，展示分析结果后流程结束。</w:t>
      </w:r>
    </w:p>
    <w:p w14:paraId="46F7D452">
      <w:pPr>
        <w:widowControl w:val="0"/>
        <w:numPr>
          <w:ilvl w:val="0"/>
          <w:numId w:val="0"/>
        </w:numPr>
        <w:ind w:firstLine="420" w:firstLineChars="0"/>
        <w:jc w:val="both"/>
        <w:rPr>
          <w:rFonts w:hint="eastAsia"/>
        </w:rPr>
      </w:pPr>
    </w:p>
    <w:p w14:paraId="6D3862F8">
      <w:pPr>
        <w:widowControl w:val="0"/>
        <w:numPr>
          <w:ilvl w:val="0"/>
          <w:numId w:val="0"/>
        </w:numPr>
        <w:ind w:firstLine="420" w:firstLineChars="0"/>
        <w:jc w:val="both"/>
        <w:rPr>
          <w:rFonts w:hint="eastAsia"/>
        </w:rPr>
      </w:pPr>
    </w:p>
    <w:p w14:paraId="016E95EB">
      <w:pPr>
        <w:widowControl w:val="0"/>
        <w:numPr>
          <w:ilvl w:val="0"/>
          <w:numId w:val="0"/>
        </w:numPr>
        <w:jc w:val="both"/>
      </w:pPr>
    </w:p>
    <w:p w14:paraId="3B8D6478">
      <w:pPr>
        <w:widowControl w:val="0"/>
        <w:numPr>
          <w:ilvl w:val="0"/>
          <w:numId w:val="0"/>
        </w:numPr>
        <w:ind w:firstLine="400" w:firstLineChars="200"/>
        <w:jc w:val="both"/>
        <w:rPr>
          <w:rFonts w:hint="default"/>
          <w:lang w:val="en-US" w:eastAsia="zh-CN"/>
        </w:rPr>
      </w:pPr>
      <w:r>
        <w:rPr>
          <w:rFonts w:hint="eastAsia"/>
          <w:lang w:val="en-US" w:eastAsia="zh-CN"/>
        </w:rPr>
        <w:t>2.书籍特征分析模块通过读取小说数据，对小说内容进行预处理，提取关键字，分析小说主题得到结果，具体流程如下：</w:t>
      </w:r>
    </w:p>
    <w:p w14:paraId="040AA7FA">
      <w:pPr>
        <w:widowControl w:val="0"/>
        <w:numPr>
          <w:ilvl w:val="0"/>
          <w:numId w:val="0"/>
        </w:numPr>
        <w:jc w:val="both"/>
        <w:rPr>
          <w:rFonts w:hint="default" w:eastAsia="宋体"/>
          <w:lang w:val="en-US" w:eastAsia="zh-CN"/>
        </w:rPr>
      </w:pPr>
      <w:r>
        <w:rPr>
          <w:rFonts w:hint="eastAsia"/>
          <w:lang w:val="en-US" w:eastAsia="zh-CN"/>
        </w:rPr>
        <w:t xml:space="preserve">  </w:t>
      </w:r>
    </w:p>
    <w:p w14:paraId="7F8A3B6A">
      <w:pPr>
        <w:widowControl w:val="0"/>
        <w:numPr>
          <w:ilvl w:val="0"/>
          <w:numId w:val="0"/>
        </w:numPr>
        <w:jc w:val="both"/>
      </w:pPr>
    </w:p>
    <w:p w14:paraId="6F34A1EA">
      <w:pPr>
        <w:widowControl w:val="0"/>
        <w:numPr>
          <w:ilvl w:val="0"/>
          <w:numId w:val="0"/>
        </w:numPr>
        <w:jc w:val="both"/>
        <w:rPr>
          <w:rFonts w:hint="default" w:eastAsia="宋体"/>
          <w:lang w:val="en-US" w:eastAsia="zh-CN"/>
        </w:rPr>
      </w:pPr>
      <w:r>
        <w:rPr>
          <w:rFonts w:hint="eastAsia"/>
          <w:lang w:val="en-US" w:eastAsia="zh-CN"/>
        </w:rPr>
        <w:t xml:space="preserve">   </w:t>
      </w:r>
    </w:p>
    <w:p w14:paraId="1D32B4AF">
      <w:pPr>
        <w:widowControl w:val="0"/>
        <w:numPr>
          <w:ilvl w:val="0"/>
          <w:numId w:val="0"/>
        </w:numPr>
        <w:jc w:val="center"/>
      </w:pPr>
      <w:r>
        <w:drawing>
          <wp:inline distT="0" distB="0" distL="114300" distR="114300">
            <wp:extent cx="2390775" cy="7109460"/>
            <wp:effectExtent l="0" t="0" r="9525" b="2540"/>
            <wp:docPr id="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
                    <pic:cNvPicPr>
                      <a:picLocks noChangeAspect="1"/>
                    </pic:cNvPicPr>
                  </pic:nvPicPr>
                  <pic:blipFill>
                    <a:blip r:embed="rId17"/>
                    <a:stretch>
                      <a:fillRect/>
                    </a:stretch>
                  </pic:blipFill>
                  <pic:spPr>
                    <a:xfrm>
                      <a:off x="0" y="0"/>
                      <a:ext cx="2390775" cy="7109460"/>
                    </a:xfrm>
                    <a:prstGeom prst="rect">
                      <a:avLst/>
                    </a:prstGeom>
                    <a:noFill/>
                    <a:ln>
                      <a:noFill/>
                    </a:ln>
                  </pic:spPr>
                </pic:pic>
              </a:graphicData>
            </a:graphic>
          </wp:inline>
        </w:drawing>
      </w:r>
    </w:p>
    <w:p w14:paraId="33F4AC16">
      <w:pPr>
        <w:widowControl w:val="0"/>
        <w:numPr>
          <w:ilvl w:val="0"/>
          <w:numId w:val="0"/>
        </w:numPr>
        <w:ind w:firstLine="420" w:firstLineChars="0"/>
        <w:jc w:val="both"/>
        <w:rPr>
          <w:rFonts w:hint="eastAsia"/>
        </w:rPr>
      </w:pPr>
      <w:r>
        <w:rPr>
          <w:rFonts w:hint="eastAsia"/>
        </w:rPr>
        <w:t>进入书籍特征分析模块后，从数据管理系统读取小说数据（包含小说信息和章节数据），先进行文本预处理（分词、去停用词），接着提取小说关键词，开展小说主题分析，统计小说类别分布，生成书籍特征分析结果，将结果存入分析数据库，再传递至可视化系统，流程结束。</w:t>
      </w:r>
    </w:p>
    <w:p w14:paraId="28320546">
      <w:pPr>
        <w:widowControl w:val="0"/>
        <w:numPr>
          <w:ilvl w:val="0"/>
          <w:numId w:val="0"/>
        </w:numPr>
        <w:ind w:firstLine="420" w:firstLineChars="0"/>
        <w:jc w:val="both"/>
        <w:rPr>
          <w:rFonts w:hint="eastAsia"/>
        </w:rPr>
      </w:pPr>
    </w:p>
    <w:p w14:paraId="4D92D967">
      <w:pPr>
        <w:widowControl w:val="0"/>
        <w:numPr>
          <w:ilvl w:val="0"/>
          <w:numId w:val="0"/>
        </w:numPr>
        <w:ind w:firstLine="420" w:firstLineChars="0"/>
        <w:jc w:val="both"/>
        <w:rPr>
          <w:rFonts w:hint="eastAsia"/>
        </w:rPr>
      </w:pPr>
    </w:p>
    <w:p w14:paraId="113AF90E">
      <w:pPr>
        <w:widowControl w:val="0"/>
        <w:numPr>
          <w:ilvl w:val="0"/>
          <w:numId w:val="0"/>
        </w:numPr>
        <w:ind w:firstLine="420" w:firstLineChars="0"/>
        <w:jc w:val="both"/>
        <w:rPr>
          <w:rFonts w:hint="default" w:eastAsia="宋体"/>
          <w:lang w:val="en-US" w:eastAsia="zh-CN"/>
        </w:rPr>
      </w:pPr>
      <w:r>
        <w:rPr>
          <w:rFonts w:hint="eastAsia"/>
          <w:lang w:val="en-US" w:eastAsia="zh-CN"/>
        </w:rPr>
        <w:t>3.评论情感分析模块通过对小说评论文本预处理，执行情感分析算法，分析读者情感，生成情感分析结果，流程如下</w:t>
      </w:r>
    </w:p>
    <w:p w14:paraId="5168FD94">
      <w:pPr>
        <w:widowControl w:val="0"/>
        <w:numPr>
          <w:ilvl w:val="0"/>
          <w:numId w:val="0"/>
        </w:numPr>
        <w:jc w:val="center"/>
      </w:pPr>
      <w:r>
        <w:drawing>
          <wp:inline distT="0" distB="0" distL="114300" distR="114300">
            <wp:extent cx="3775075" cy="8136890"/>
            <wp:effectExtent l="0" t="0" r="9525" b="3810"/>
            <wp:docPr id="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
                    <pic:cNvPicPr>
                      <a:picLocks noChangeAspect="1"/>
                    </pic:cNvPicPr>
                  </pic:nvPicPr>
                  <pic:blipFill>
                    <a:blip r:embed="rId18"/>
                    <a:stretch>
                      <a:fillRect/>
                    </a:stretch>
                  </pic:blipFill>
                  <pic:spPr>
                    <a:xfrm>
                      <a:off x="0" y="0"/>
                      <a:ext cx="3775075" cy="8136890"/>
                    </a:xfrm>
                    <a:prstGeom prst="rect">
                      <a:avLst/>
                    </a:prstGeom>
                    <a:noFill/>
                    <a:ln>
                      <a:noFill/>
                    </a:ln>
                  </pic:spPr>
                </pic:pic>
              </a:graphicData>
            </a:graphic>
          </wp:inline>
        </w:drawing>
      </w:r>
    </w:p>
    <w:p w14:paraId="1FD64AC0">
      <w:pPr>
        <w:widowControl w:val="0"/>
        <w:numPr>
          <w:ilvl w:val="0"/>
          <w:numId w:val="0"/>
        </w:numPr>
        <w:jc w:val="both"/>
        <w:rPr>
          <w:rFonts w:hint="default"/>
          <w:lang w:val="en-US" w:eastAsia="zh-CN"/>
        </w:rPr>
      </w:pPr>
    </w:p>
    <w:p w14:paraId="52353335">
      <w:pPr>
        <w:keepNext w:val="0"/>
        <w:keepLines w:val="0"/>
        <w:widowControl/>
        <w:suppressLineNumbers w:val="0"/>
        <w:ind w:firstLine="420" w:firstLineChars="0"/>
        <w:jc w:val="left"/>
        <w:rPr>
          <w:rFonts w:ascii="宋体" w:hAnsi="宋体" w:eastAsia="宋体" w:cs="宋体"/>
          <w:kern w:val="0"/>
          <w:sz w:val="22"/>
          <w:szCs w:val="22"/>
          <w:lang w:val="en-US" w:eastAsia="zh-CN" w:bidi="ar"/>
        </w:rPr>
      </w:pPr>
      <w:r>
        <w:rPr>
          <w:rFonts w:ascii="宋体" w:hAnsi="宋体" w:eastAsia="宋体" w:cs="宋体"/>
          <w:kern w:val="0"/>
          <w:sz w:val="21"/>
          <w:szCs w:val="21"/>
          <w:lang w:val="en-US" w:eastAsia="zh-CN" w:bidi="ar"/>
        </w:rPr>
        <w:t>进入评论情感分析模块后，从数据管理系统读取评论数据，对评论文本进行预处理（分词、去噪），执行情感分析算法，判断评论情感类别（积极、中性、消极），统计小说情感比例，计算小说口碑评分，提取评论热点关键词，生成情感分析结果，存入分析数据库，传递至可视化系统后流程结束</w:t>
      </w:r>
      <w:r>
        <w:rPr>
          <w:rFonts w:ascii="宋体" w:hAnsi="宋体" w:eastAsia="宋体" w:cs="宋体"/>
          <w:kern w:val="0"/>
          <w:sz w:val="22"/>
          <w:szCs w:val="22"/>
          <w:lang w:val="en-US" w:eastAsia="zh-CN" w:bidi="ar"/>
        </w:rPr>
        <w:t>。</w:t>
      </w:r>
    </w:p>
    <w:p w14:paraId="47BE4910">
      <w:pPr>
        <w:rPr>
          <w:rFonts w:hint="default" w:cstheme="minorBidi"/>
          <w:kern w:val="2"/>
          <w:sz w:val="21"/>
          <w:szCs w:val="24"/>
          <w:lang w:val="en-US" w:eastAsia="zh-CN" w:bidi="ar-SA"/>
        </w:rPr>
      </w:pPr>
    </w:p>
    <w:p w14:paraId="4B42CBB5">
      <w:pPr>
        <w:rPr>
          <w:rFonts w:hint="eastAsia" w:cstheme="minorBidi"/>
          <w:kern w:val="2"/>
          <w:sz w:val="21"/>
          <w:szCs w:val="24"/>
          <w:lang w:val="en-US" w:eastAsia="zh-CN" w:bidi="ar-SA"/>
        </w:rPr>
      </w:pPr>
    </w:p>
    <w:p w14:paraId="2DB0469A">
      <w:pPr>
        <w:ind w:firstLine="420" w:firstLineChars="200"/>
        <w:rPr>
          <w:rFonts w:hint="eastAsia" w:cstheme="minorBidi"/>
          <w:kern w:val="2"/>
          <w:sz w:val="21"/>
          <w:szCs w:val="24"/>
          <w:lang w:val="en-US" w:eastAsia="zh-CN" w:bidi="ar-SA"/>
        </w:rPr>
      </w:pPr>
    </w:p>
    <w:p w14:paraId="781C277F">
      <w:pPr>
        <w:rPr>
          <w:rFonts w:hint="eastAsia"/>
          <w:lang w:val="en-US" w:eastAsia="zh-CN"/>
        </w:rPr>
      </w:pPr>
      <w:r>
        <w:rPr>
          <w:rFonts w:hint="eastAsia"/>
          <w:lang w:val="en-US" w:eastAsia="zh-CN"/>
        </w:rPr>
        <w:t>数据分析系统用例图如下</w:t>
      </w:r>
    </w:p>
    <w:p w14:paraId="6B95F662">
      <w:pPr>
        <w:rPr>
          <w:rFonts w:hint="default"/>
          <w:lang w:val="en-US" w:eastAsia="zh-CN"/>
        </w:rPr>
      </w:pPr>
      <w:r>
        <w:rPr>
          <w:rFonts w:hint="default"/>
          <w:lang w:val="en-US" w:eastAsia="zh-CN"/>
        </w:rPr>
        <w:drawing>
          <wp:inline distT="0" distB="0" distL="114300" distR="114300">
            <wp:extent cx="5270500" cy="2392680"/>
            <wp:effectExtent l="0" t="0" r="0" b="7620"/>
            <wp:docPr id="43" name="图片 43" descr="3194809345757bae3cbd9edb87a4d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3194809345757bae3cbd9edb87a4d4ff"/>
                    <pic:cNvPicPr>
                      <a:picLocks noChangeAspect="1"/>
                    </pic:cNvPicPr>
                  </pic:nvPicPr>
                  <pic:blipFill>
                    <a:blip r:embed="rId19"/>
                    <a:stretch>
                      <a:fillRect/>
                    </a:stretch>
                  </pic:blipFill>
                  <pic:spPr>
                    <a:xfrm>
                      <a:off x="0" y="0"/>
                      <a:ext cx="5270500" cy="2392680"/>
                    </a:xfrm>
                    <a:prstGeom prst="rect">
                      <a:avLst/>
                    </a:prstGeom>
                  </pic:spPr>
                </pic:pic>
              </a:graphicData>
            </a:graphic>
          </wp:inline>
        </w:drawing>
      </w:r>
    </w:p>
    <w:p w14:paraId="60B58085">
      <w:pPr>
        <w:rPr>
          <w:rFonts w:hint="eastAsia" w:cstheme="minorBidi"/>
          <w:kern w:val="2"/>
          <w:sz w:val="21"/>
          <w:szCs w:val="24"/>
          <w:lang w:val="en-US" w:eastAsia="zh-CN" w:bidi="ar-SA"/>
        </w:rPr>
      </w:pPr>
    </w:p>
    <w:p w14:paraId="24A8422D">
      <w:pPr>
        <w:jc w:val="both"/>
        <w:rPr>
          <w:rFonts w:hint="default" w:cstheme="minorBidi"/>
          <w:kern w:val="2"/>
          <w:sz w:val="21"/>
          <w:szCs w:val="24"/>
          <w:lang w:val="en-US" w:eastAsia="zh-CN" w:bidi="ar-SA"/>
        </w:rPr>
      </w:pPr>
    </w:p>
    <w:p w14:paraId="0D56BA24">
      <w:pPr>
        <w:jc w:val="both"/>
        <w:rPr>
          <w:rFonts w:hint="default" w:cstheme="minorBidi"/>
          <w:kern w:val="2"/>
          <w:sz w:val="21"/>
          <w:szCs w:val="24"/>
          <w:lang w:val="en-US" w:eastAsia="zh-CN" w:bidi="ar-SA"/>
        </w:rPr>
      </w:pPr>
    </w:p>
    <w:p w14:paraId="1E519710">
      <w:pPr>
        <w:jc w:val="both"/>
        <w:rPr>
          <w:rFonts w:hint="default" w:cstheme="minorBidi"/>
          <w:kern w:val="2"/>
          <w:sz w:val="21"/>
          <w:szCs w:val="24"/>
          <w:lang w:val="en-US" w:eastAsia="zh-CN" w:bidi="ar-SA"/>
        </w:rPr>
      </w:pPr>
    </w:p>
    <w:p w14:paraId="07E99D38">
      <w:pPr>
        <w:jc w:val="both"/>
        <w:rPr>
          <w:rFonts w:hint="default" w:cstheme="minorBidi"/>
          <w:kern w:val="2"/>
          <w:sz w:val="21"/>
          <w:szCs w:val="24"/>
          <w:lang w:val="en-US" w:eastAsia="zh-CN" w:bidi="ar-SA"/>
        </w:rPr>
      </w:pPr>
    </w:p>
    <w:p w14:paraId="05886E3E">
      <w:pPr>
        <w:jc w:val="both"/>
        <w:rPr>
          <w:rFonts w:hint="default" w:cstheme="minorBidi"/>
          <w:kern w:val="2"/>
          <w:sz w:val="21"/>
          <w:szCs w:val="24"/>
          <w:lang w:val="en-US" w:eastAsia="zh-CN" w:bidi="ar-SA"/>
        </w:rPr>
      </w:pPr>
    </w:p>
    <w:p w14:paraId="01027F2C">
      <w:pPr>
        <w:jc w:val="both"/>
        <w:rPr>
          <w:rFonts w:hint="default" w:cstheme="minorBidi"/>
          <w:kern w:val="2"/>
          <w:sz w:val="21"/>
          <w:szCs w:val="24"/>
          <w:lang w:val="en-US" w:eastAsia="zh-CN" w:bidi="ar-SA"/>
        </w:rPr>
      </w:pPr>
    </w:p>
    <w:p w14:paraId="0CED5389">
      <w:pPr>
        <w:jc w:val="both"/>
        <w:rPr>
          <w:rFonts w:hint="default" w:cstheme="minorBidi"/>
          <w:kern w:val="2"/>
          <w:sz w:val="21"/>
          <w:szCs w:val="24"/>
          <w:lang w:val="en-US" w:eastAsia="zh-CN" w:bidi="ar-SA"/>
        </w:rPr>
      </w:pPr>
    </w:p>
    <w:p w14:paraId="6AF2B460">
      <w:pPr>
        <w:jc w:val="both"/>
        <w:rPr>
          <w:rFonts w:hint="default" w:cstheme="minorBidi"/>
          <w:kern w:val="2"/>
          <w:sz w:val="21"/>
          <w:szCs w:val="24"/>
          <w:lang w:val="en-US" w:eastAsia="zh-CN" w:bidi="ar-SA"/>
        </w:rPr>
      </w:pPr>
    </w:p>
    <w:p w14:paraId="6D68A3FB">
      <w:pPr>
        <w:jc w:val="both"/>
        <w:rPr>
          <w:rFonts w:hint="default" w:cstheme="minorBidi"/>
          <w:kern w:val="2"/>
          <w:sz w:val="21"/>
          <w:szCs w:val="24"/>
          <w:lang w:val="en-US" w:eastAsia="zh-CN" w:bidi="ar-SA"/>
        </w:rPr>
      </w:pPr>
    </w:p>
    <w:p w14:paraId="70AB3172">
      <w:pPr>
        <w:jc w:val="both"/>
        <w:rPr>
          <w:rFonts w:hint="default" w:cstheme="minorBidi"/>
          <w:kern w:val="2"/>
          <w:sz w:val="21"/>
          <w:szCs w:val="24"/>
          <w:lang w:val="en-US" w:eastAsia="zh-CN" w:bidi="ar-SA"/>
        </w:rPr>
      </w:pPr>
    </w:p>
    <w:p w14:paraId="4BE0F87C">
      <w:pPr>
        <w:jc w:val="both"/>
        <w:rPr>
          <w:rFonts w:hint="default" w:cstheme="minorBidi"/>
          <w:kern w:val="2"/>
          <w:sz w:val="21"/>
          <w:szCs w:val="24"/>
          <w:lang w:val="en-US" w:eastAsia="zh-CN" w:bidi="ar-SA"/>
        </w:rPr>
      </w:pPr>
    </w:p>
    <w:p w14:paraId="455BA7FD">
      <w:pPr>
        <w:jc w:val="both"/>
        <w:rPr>
          <w:rFonts w:hint="default" w:cstheme="minorBidi"/>
          <w:kern w:val="2"/>
          <w:sz w:val="21"/>
          <w:szCs w:val="24"/>
          <w:lang w:val="en-US" w:eastAsia="zh-CN" w:bidi="ar-SA"/>
        </w:rPr>
      </w:pPr>
    </w:p>
    <w:p w14:paraId="73A0F80E">
      <w:pPr>
        <w:jc w:val="both"/>
        <w:rPr>
          <w:rFonts w:hint="default" w:cstheme="minorBidi"/>
          <w:kern w:val="2"/>
          <w:sz w:val="21"/>
          <w:szCs w:val="24"/>
          <w:lang w:val="en-US" w:eastAsia="zh-CN" w:bidi="ar-SA"/>
        </w:rPr>
      </w:pPr>
    </w:p>
    <w:p w14:paraId="68B794DD">
      <w:pPr>
        <w:jc w:val="both"/>
        <w:rPr>
          <w:rFonts w:hint="default" w:cstheme="minorBidi"/>
          <w:kern w:val="2"/>
          <w:sz w:val="21"/>
          <w:szCs w:val="24"/>
          <w:lang w:val="en-US" w:eastAsia="zh-CN" w:bidi="ar-SA"/>
        </w:rPr>
      </w:pPr>
    </w:p>
    <w:p w14:paraId="0FB1979E">
      <w:pPr>
        <w:jc w:val="both"/>
        <w:rPr>
          <w:rFonts w:hint="default" w:cstheme="minorBidi"/>
          <w:kern w:val="2"/>
          <w:sz w:val="21"/>
          <w:szCs w:val="24"/>
          <w:lang w:val="en-US" w:eastAsia="zh-CN" w:bidi="ar-SA"/>
        </w:rPr>
      </w:pPr>
    </w:p>
    <w:p w14:paraId="313DD3C8">
      <w:pPr>
        <w:jc w:val="both"/>
        <w:rPr>
          <w:rFonts w:hint="default" w:cstheme="minorBidi"/>
          <w:kern w:val="2"/>
          <w:sz w:val="21"/>
          <w:szCs w:val="24"/>
          <w:lang w:val="en-US" w:eastAsia="zh-CN" w:bidi="ar-SA"/>
        </w:rPr>
      </w:pPr>
    </w:p>
    <w:p w14:paraId="32A7B7AB">
      <w:pPr>
        <w:jc w:val="both"/>
        <w:rPr>
          <w:rFonts w:hint="default" w:cstheme="minorBidi"/>
          <w:kern w:val="2"/>
          <w:sz w:val="21"/>
          <w:szCs w:val="24"/>
          <w:lang w:val="en-US" w:eastAsia="zh-CN" w:bidi="ar-SA"/>
        </w:rPr>
      </w:pPr>
    </w:p>
    <w:p w14:paraId="30E31974">
      <w:pPr>
        <w:jc w:val="both"/>
        <w:rPr>
          <w:rFonts w:hint="default" w:cstheme="minorBidi"/>
          <w:kern w:val="2"/>
          <w:sz w:val="21"/>
          <w:szCs w:val="24"/>
          <w:lang w:val="en-US" w:eastAsia="zh-CN" w:bidi="ar-SA"/>
        </w:rPr>
      </w:pPr>
    </w:p>
    <w:p w14:paraId="3AA36D17">
      <w:pPr>
        <w:jc w:val="both"/>
        <w:rPr>
          <w:rFonts w:hint="default" w:cstheme="minorBidi"/>
          <w:kern w:val="2"/>
          <w:sz w:val="21"/>
          <w:szCs w:val="24"/>
          <w:lang w:val="en-US" w:eastAsia="zh-CN" w:bidi="ar-SA"/>
        </w:rPr>
      </w:pPr>
    </w:p>
    <w:p w14:paraId="2E16C4BB">
      <w:pPr>
        <w:jc w:val="both"/>
        <w:rPr>
          <w:rFonts w:hint="default" w:cstheme="minorBidi"/>
          <w:kern w:val="2"/>
          <w:sz w:val="21"/>
          <w:szCs w:val="24"/>
          <w:lang w:val="en-US" w:eastAsia="zh-CN" w:bidi="ar-SA"/>
        </w:rPr>
      </w:pPr>
    </w:p>
    <w:p w14:paraId="552253DF">
      <w:pPr>
        <w:jc w:val="both"/>
        <w:rPr>
          <w:rFonts w:hint="default" w:cstheme="minorBidi"/>
          <w:kern w:val="2"/>
          <w:sz w:val="21"/>
          <w:szCs w:val="24"/>
          <w:lang w:val="en-US" w:eastAsia="zh-CN" w:bidi="ar-SA"/>
        </w:rPr>
      </w:pPr>
    </w:p>
    <w:p w14:paraId="4A9689A9">
      <w:pPr>
        <w:jc w:val="both"/>
        <w:rPr>
          <w:rFonts w:hint="default" w:cstheme="minorBidi"/>
          <w:kern w:val="2"/>
          <w:sz w:val="21"/>
          <w:szCs w:val="24"/>
          <w:lang w:val="en-US" w:eastAsia="zh-CN" w:bidi="ar-SA"/>
        </w:rPr>
      </w:pPr>
    </w:p>
    <w:p w14:paraId="329A0559">
      <w:pPr>
        <w:jc w:val="both"/>
        <w:rPr>
          <w:rFonts w:hint="default" w:cstheme="minorBidi"/>
          <w:kern w:val="2"/>
          <w:sz w:val="21"/>
          <w:szCs w:val="24"/>
          <w:lang w:val="en-US" w:eastAsia="zh-CN" w:bidi="ar-SA"/>
        </w:rPr>
      </w:pPr>
    </w:p>
    <w:p w14:paraId="7AC22C7F">
      <w:pPr>
        <w:jc w:val="both"/>
        <w:rPr>
          <w:rFonts w:hint="default" w:cstheme="minorBidi"/>
          <w:kern w:val="2"/>
          <w:sz w:val="21"/>
          <w:szCs w:val="24"/>
          <w:lang w:val="en-US" w:eastAsia="zh-CN" w:bidi="ar-SA"/>
        </w:rPr>
      </w:pPr>
    </w:p>
    <w:p w14:paraId="41075D1B">
      <w:pPr>
        <w:jc w:val="both"/>
        <w:rPr>
          <w:rFonts w:hint="default" w:cstheme="minorBidi"/>
          <w:kern w:val="2"/>
          <w:sz w:val="21"/>
          <w:szCs w:val="24"/>
          <w:lang w:val="en-US" w:eastAsia="zh-CN" w:bidi="ar-SA"/>
        </w:rPr>
      </w:pPr>
    </w:p>
    <w:p w14:paraId="0D38811D">
      <w:pPr>
        <w:jc w:val="both"/>
        <w:rPr>
          <w:rFonts w:hint="default" w:cstheme="minorBidi"/>
          <w:kern w:val="2"/>
          <w:sz w:val="21"/>
          <w:szCs w:val="24"/>
          <w:lang w:val="en-US" w:eastAsia="zh-CN" w:bidi="ar-SA"/>
        </w:rPr>
      </w:pPr>
    </w:p>
    <w:p w14:paraId="5B720FD4">
      <w:pPr>
        <w:pStyle w:val="4"/>
        <w:bidi w:val="0"/>
        <w:ind w:left="0" w:leftChars="0" w:firstLine="0" w:firstLineChars="0"/>
        <w:rPr>
          <w:rFonts w:hint="eastAsia"/>
          <w:lang w:val="en-US" w:eastAsia="zh-CN"/>
        </w:rPr>
      </w:pPr>
      <w:r>
        <w:rPr>
          <w:rFonts w:hint="eastAsia"/>
          <w:lang w:val="en-US" w:eastAsia="zh-CN"/>
        </w:rPr>
        <w:t>数据可视化展示系统</w:t>
      </w:r>
    </w:p>
    <w:p w14:paraId="082C3610">
      <w:pPr>
        <w:pStyle w:val="4"/>
        <w:numPr>
          <w:ilvl w:val="1"/>
          <w:numId w:val="0"/>
        </w:numPr>
        <w:bidi w:val="0"/>
        <w:ind w:leftChars="0"/>
        <w:rPr>
          <w:rFonts w:hint="default"/>
          <w:lang w:val="en-US" w:eastAsia="zh-CN"/>
        </w:rPr>
      </w:pPr>
    </w:p>
    <w:p w14:paraId="1CD8998C">
      <w:pPr>
        <w:jc w:val="both"/>
        <w:rPr>
          <w:rFonts w:hint="default" w:cstheme="minorBidi"/>
          <w:kern w:val="2"/>
          <w:sz w:val="21"/>
          <w:szCs w:val="24"/>
          <w:lang w:val="en-US" w:eastAsia="zh-CN" w:bidi="ar-SA"/>
        </w:rPr>
      </w:pPr>
      <w:r>
        <w:rPr>
          <w:rFonts w:hint="eastAsia" w:cstheme="minorBidi"/>
          <w:kern w:val="2"/>
          <w:sz w:val="21"/>
          <w:szCs w:val="24"/>
          <w:lang w:val="en-US" w:eastAsia="zh-CN" w:bidi="ar-SA"/>
        </w:rPr>
        <w:t xml:space="preserve">    1.数据可视化系统通过读取数据分析结果，获取小说网数据，生成可视化图表，进而分析结果，具体流程如下：</w:t>
      </w:r>
    </w:p>
    <w:p w14:paraId="5367A950">
      <w:pPr>
        <w:jc w:val="center"/>
        <w:rPr>
          <w:rFonts w:hint="default" w:cstheme="minorBidi"/>
          <w:kern w:val="2"/>
          <w:sz w:val="21"/>
          <w:szCs w:val="24"/>
          <w:lang w:val="en-US" w:eastAsia="zh-CN" w:bidi="ar-SA"/>
        </w:rPr>
      </w:pPr>
    </w:p>
    <w:p w14:paraId="5C42510B">
      <w:pPr>
        <w:jc w:val="center"/>
        <w:rPr>
          <w:rFonts w:hint="default" w:cstheme="minorBidi"/>
          <w:kern w:val="2"/>
          <w:sz w:val="21"/>
          <w:szCs w:val="24"/>
          <w:lang w:val="en-US" w:eastAsia="zh-CN" w:bidi="ar-SA"/>
        </w:rPr>
      </w:pPr>
      <w:r>
        <w:rPr>
          <w:rFonts w:hint="default" w:cstheme="minorBidi"/>
          <w:kern w:val="2"/>
          <w:sz w:val="21"/>
          <w:szCs w:val="24"/>
          <w:lang w:val="en-US" w:eastAsia="zh-CN" w:bidi="ar-SA"/>
        </w:rPr>
        <w:drawing>
          <wp:inline distT="0" distB="0" distL="114300" distR="114300">
            <wp:extent cx="3721100" cy="4876800"/>
            <wp:effectExtent l="0" t="0" r="0" b="0"/>
            <wp:docPr id="42" name="图片 42" descr="cf728c2cfc0b4f1e6a4f7a5695ba5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cf728c2cfc0b4f1e6a4f7a5695ba5f1"/>
                    <pic:cNvPicPr>
                      <a:picLocks noChangeAspect="1"/>
                    </pic:cNvPicPr>
                  </pic:nvPicPr>
                  <pic:blipFill>
                    <a:blip r:embed="rId20"/>
                    <a:stretch>
                      <a:fillRect/>
                    </a:stretch>
                  </pic:blipFill>
                  <pic:spPr>
                    <a:xfrm>
                      <a:off x="0" y="0"/>
                      <a:ext cx="3721100" cy="4876800"/>
                    </a:xfrm>
                    <a:prstGeom prst="rect">
                      <a:avLst/>
                    </a:prstGeom>
                  </pic:spPr>
                </pic:pic>
              </a:graphicData>
            </a:graphic>
          </wp:inline>
        </w:drawing>
      </w:r>
    </w:p>
    <w:p w14:paraId="55F4D501">
      <w:pPr>
        <w:ind w:firstLine="420" w:firstLineChars="200"/>
        <w:rPr>
          <w:lang w:val="zh-CN"/>
        </w:rPr>
      </w:pPr>
      <w:r>
        <w:rPr>
          <w:rFonts w:hint="eastAsia" w:cstheme="minorBidi"/>
          <w:kern w:val="2"/>
          <w:sz w:val="21"/>
          <w:szCs w:val="24"/>
          <w:lang w:val="en-US" w:eastAsia="zh-CN" w:bidi="ar-SA"/>
        </w:rPr>
        <w:t>平台人员通过登录进入数据可视化系统，读取数据分析结果，选择为展示类型，共五种分别为小说排行榜、小说分类分布、评论情感分析、小说热度趋势、小说关键词词云，将这五种类型生成可视化图表，展示分析结果，结束。</w:t>
      </w:r>
    </w:p>
    <w:p w14:paraId="2D4755E2">
      <w:pPr>
        <w:rPr>
          <w:lang w:val="zh-CN"/>
        </w:rPr>
      </w:pPr>
    </w:p>
    <w:p w14:paraId="4DC07D3C">
      <w:pPr>
        <w:keepNext w:val="0"/>
        <w:keepLines w:val="0"/>
        <w:widowControl/>
        <w:suppressLineNumbers w:val="0"/>
        <w:ind w:firstLine="420" w:firstLineChars="0"/>
        <w:jc w:val="left"/>
        <w:rPr>
          <w:rFonts w:hint="default" w:ascii="宋体" w:hAnsi="宋体" w:eastAsia="宋体" w:cs="宋体"/>
          <w:kern w:val="0"/>
          <w:sz w:val="21"/>
          <w:szCs w:val="21"/>
          <w:lang w:val="en-US" w:eastAsia="zh-CN" w:bidi="ar"/>
        </w:rPr>
      </w:pPr>
      <w:r>
        <w:rPr>
          <w:rFonts w:hint="eastAsia" w:ascii="宋体" w:hAnsi="宋体" w:cs="宋体"/>
          <w:kern w:val="0"/>
          <w:sz w:val="21"/>
          <w:szCs w:val="21"/>
          <w:lang w:val="en-US" w:eastAsia="zh-CN" w:bidi="ar"/>
        </w:rPr>
        <w:t>2.推荐系统模块通过读取小说数据，生成热门小说表，然后通过读取读者所读小说类型，从而推荐相似小说，具体流程如下：</w:t>
      </w:r>
    </w:p>
    <w:p w14:paraId="55DF6BB4">
      <w:pPr>
        <w:rPr>
          <w:lang w:val="zh-CN"/>
        </w:rPr>
      </w:pPr>
    </w:p>
    <w:p w14:paraId="33424966">
      <w:pPr>
        <w:rPr>
          <w:lang w:val="zh-CN"/>
        </w:rPr>
      </w:pPr>
    </w:p>
    <w:p w14:paraId="6DBEC940">
      <w:pPr>
        <w:rPr>
          <w:lang w:val="zh-CN"/>
        </w:rPr>
      </w:pPr>
    </w:p>
    <w:p w14:paraId="2B36707F">
      <w:pPr>
        <w:ind w:firstLine="400" w:firstLineChars="200"/>
        <w:rPr>
          <w:rFonts w:hint="eastAsia"/>
          <w:lang w:val="en-US" w:eastAsia="zh-CN"/>
        </w:rPr>
      </w:pPr>
      <w:r>
        <w:rPr>
          <w:rFonts w:hint="eastAsia"/>
          <w:lang w:val="en-US" w:eastAsia="zh-CN"/>
        </w:rPr>
        <w:t>.</w:t>
      </w:r>
    </w:p>
    <w:p w14:paraId="2162076B">
      <w:pPr>
        <w:ind w:firstLine="400" w:firstLineChars="200"/>
        <w:rPr>
          <w:rFonts w:hint="default" w:eastAsia="宋体"/>
          <w:lang w:val="en-US" w:eastAsia="zh-CN"/>
        </w:rPr>
      </w:pPr>
    </w:p>
    <w:p w14:paraId="4B7C5C1C">
      <w:pPr>
        <w:jc w:val="center"/>
      </w:pPr>
      <w:r>
        <w:rPr>
          <w:rFonts w:hint="eastAsia"/>
          <w:lang w:eastAsia="zh-CN"/>
        </w:rPr>
        <w:t>、</w:t>
      </w:r>
      <w:r>
        <w:drawing>
          <wp:inline distT="0" distB="0" distL="114300" distR="114300">
            <wp:extent cx="3016250" cy="6159500"/>
            <wp:effectExtent l="0" t="0" r="6350" b="0"/>
            <wp:docPr id="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
                    <pic:cNvPicPr>
                      <a:picLocks noChangeAspect="1"/>
                    </pic:cNvPicPr>
                  </pic:nvPicPr>
                  <pic:blipFill>
                    <a:blip r:embed="rId21"/>
                    <a:stretch>
                      <a:fillRect/>
                    </a:stretch>
                  </pic:blipFill>
                  <pic:spPr>
                    <a:xfrm>
                      <a:off x="0" y="0"/>
                      <a:ext cx="3016250" cy="6159500"/>
                    </a:xfrm>
                    <a:prstGeom prst="rect">
                      <a:avLst/>
                    </a:prstGeom>
                    <a:noFill/>
                    <a:ln>
                      <a:noFill/>
                    </a:ln>
                  </pic:spPr>
                </pic:pic>
              </a:graphicData>
            </a:graphic>
          </wp:inline>
        </w:drawing>
      </w:r>
    </w:p>
    <w:p w14:paraId="4EDCF962">
      <w:pPr>
        <w:ind w:firstLine="400" w:firstLineChars="200"/>
        <w:rPr>
          <w:rFonts w:hint="eastAsia"/>
          <w:lang w:val="en-US" w:eastAsia="zh-CN"/>
        </w:rPr>
      </w:pPr>
      <w:r>
        <w:rPr>
          <w:rFonts w:hint="eastAsia"/>
          <w:lang w:val="en-US" w:eastAsia="zh-CN"/>
        </w:rPr>
        <w:t>平台人员登录进入平台，进入推荐系统模块，读取近期小说数据，根据数据计算小说热度指数，根据热度指数，生成热门小说推荐列表。通过判断用户当前查看小说类别和小说间的相似度，为用户生成相似小说推荐结果，最后传递至可视化系统，结束。</w:t>
      </w:r>
    </w:p>
    <w:p w14:paraId="582E042C">
      <w:pPr>
        <w:ind w:firstLine="400" w:firstLineChars="200"/>
        <w:rPr>
          <w:rFonts w:hint="eastAsia"/>
          <w:lang w:val="en-US" w:eastAsia="zh-CN"/>
        </w:rPr>
      </w:pPr>
    </w:p>
    <w:p w14:paraId="45B8723E">
      <w:pPr>
        <w:ind w:firstLine="400" w:firstLineChars="200"/>
        <w:rPr>
          <w:rFonts w:hint="eastAsia"/>
          <w:lang w:val="en-US" w:eastAsia="zh-CN"/>
        </w:rPr>
      </w:pPr>
    </w:p>
    <w:p w14:paraId="56692851">
      <w:pPr>
        <w:ind w:firstLine="400" w:firstLineChars="200"/>
        <w:rPr>
          <w:rFonts w:hint="eastAsia"/>
          <w:lang w:val="en-US" w:eastAsia="zh-CN"/>
        </w:rPr>
      </w:pPr>
    </w:p>
    <w:p w14:paraId="0A351AA4">
      <w:pPr>
        <w:ind w:firstLine="400" w:firstLineChars="200"/>
        <w:rPr>
          <w:rFonts w:hint="eastAsia"/>
          <w:lang w:val="en-US" w:eastAsia="zh-CN"/>
        </w:rPr>
      </w:pPr>
    </w:p>
    <w:p w14:paraId="33C3F646">
      <w:pPr>
        <w:ind w:firstLine="400" w:firstLineChars="200"/>
        <w:rPr>
          <w:rFonts w:hint="eastAsia"/>
          <w:lang w:val="en-US" w:eastAsia="zh-CN"/>
        </w:rPr>
      </w:pPr>
    </w:p>
    <w:p w14:paraId="0FC46895">
      <w:pPr>
        <w:ind w:firstLine="400" w:firstLineChars="200"/>
        <w:rPr>
          <w:rFonts w:hint="eastAsia"/>
          <w:lang w:val="en-US" w:eastAsia="zh-CN"/>
        </w:rPr>
      </w:pPr>
    </w:p>
    <w:p w14:paraId="26720044">
      <w:pPr>
        <w:ind w:firstLine="400" w:firstLineChars="200"/>
        <w:rPr>
          <w:rFonts w:hint="eastAsia"/>
          <w:lang w:val="en-US" w:eastAsia="zh-CN"/>
        </w:rPr>
      </w:pPr>
    </w:p>
    <w:p w14:paraId="33B8C60E">
      <w:pPr>
        <w:ind w:firstLine="400" w:firstLineChars="200"/>
        <w:rPr>
          <w:rFonts w:hint="eastAsia"/>
          <w:lang w:val="en-US" w:eastAsia="zh-CN"/>
        </w:rPr>
      </w:pPr>
    </w:p>
    <w:p w14:paraId="4CE0C9C3">
      <w:pPr>
        <w:ind w:firstLine="400" w:firstLineChars="200"/>
        <w:rPr>
          <w:rFonts w:hint="eastAsia"/>
          <w:lang w:val="en-US" w:eastAsia="zh-CN"/>
        </w:rPr>
      </w:pPr>
    </w:p>
    <w:p w14:paraId="00E7267E">
      <w:pPr>
        <w:ind w:firstLine="400" w:firstLineChars="200"/>
        <w:rPr>
          <w:rFonts w:hint="default"/>
          <w:lang w:val="en-US" w:eastAsia="zh-CN"/>
        </w:rPr>
      </w:pPr>
      <w:r>
        <w:rPr>
          <w:rFonts w:hint="eastAsia"/>
          <w:lang w:val="en-US" w:eastAsia="zh-CN"/>
        </w:rPr>
        <w:t>3.市场趋势分析模块通过读取各时间的小说，分析小说热度变化趋势，产生市场趋势分析结果具体流程如下：</w:t>
      </w:r>
    </w:p>
    <w:p w14:paraId="49587399">
      <w:pPr>
        <w:ind w:firstLine="400" w:firstLineChars="200"/>
        <w:rPr>
          <w:rFonts w:hint="eastAsia"/>
          <w:lang w:val="en-US" w:eastAsia="zh-CN"/>
        </w:rPr>
      </w:pPr>
    </w:p>
    <w:p w14:paraId="1C3919B0">
      <w:pPr>
        <w:ind w:firstLine="400" w:firstLineChars="200"/>
        <w:jc w:val="center"/>
        <w:rPr>
          <w:rFonts w:hint="default"/>
          <w:lang w:val="en-US" w:eastAsia="zh-CN"/>
        </w:rPr>
      </w:pPr>
      <w:r>
        <w:drawing>
          <wp:inline distT="0" distB="0" distL="114300" distR="114300">
            <wp:extent cx="3054350" cy="6065520"/>
            <wp:effectExtent l="0" t="0" r="6350" b="5080"/>
            <wp:docPr id="4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
                    <pic:cNvPicPr>
                      <a:picLocks noChangeAspect="1"/>
                    </pic:cNvPicPr>
                  </pic:nvPicPr>
                  <pic:blipFill>
                    <a:blip r:embed="rId22"/>
                    <a:stretch>
                      <a:fillRect/>
                    </a:stretch>
                  </pic:blipFill>
                  <pic:spPr>
                    <a:xfrm>
                      <a:off x="0" y="0"/>
                      <a:ext cx="3054350" cy="6065520"/>
                    </a:xfrm>
                    <a:prstGeom prst="rect">
                      <a:avLst/>
                    </a:prstGeom>
                    <a:noFill/>
                    <a:ln>
                      <a:noFill/>
                    </a:ln>
                  </pic:spPr>
                </pic:pic>
              </a:graphicData>
            </a:graphic>
          </wp:inline>
        </w:drawing>
      </w:r>
    </w:p>
    <w:p w14:paraId="7818AC3C">
      <w:pPr>
        <w:rPr>
          <w:lang w:val="zh-CN"/>
        </w:rPr>
      </w:pPr>
      <w:r>
        <w:rPr>
          <w:rFonts w:hint="eastAsia" w:cstheme="minorBidi"/>
          <w:kern w:val="2"/>
          <w:sz w:val="21"/>
          <w:szCs w:val="24"/>
          <w:lang w:val="en-US" w:eastAsia="zh-CN" w:bidi="ar-SA"/>
        </w:rPr>
        <w:t>平台人员登录进入平台，进入市场趋势分析模块，读取历史小说数据，按照时间维度整理各小说的数据，通过这些数据，统计小说类型数量变化，分析小说热度变化趋势，在各个时间段小说最火时期，提取该小说热门关键词，统计热门关键词随时间变化趋势，生成市场趋势分析结果，将数据和结果存入趋势分析数据库，传递至可视化系统，结束。</w:t>
      </w:r>
    </w:p>
    <w:p w14:paraId="54EA0326">
      <w:pPr>
        <w:rPr>
          <w:lang w:val="zh-CN"/>
        </w:rPr>
      </w:pPr>
    </w:p>
    <w:p w14:paraId="21D7E763">
      <w:pPr>
        <w:ind w:firstLine="400"/>
      </w:pPr>
      <w:r>
        <w:rPr>
          <w:rFonts w:hint="eastAsia"/>
          <w:lang w:val="en-US" w:eastAsia="zh-CN"/>
        </w:rPr>
        <w:t>实验室</w:t>
      </w:r>
      <w:r>
        <w:rPr>
          <w:rFonts w:hint="eastAsia"/>
        </w:rPr>
        <w:t>管理包括</w:t>
      </w:r>
      <w:r>
        <w:rPr>
          <w:rFonts w:hint="eastAsia"/>
          <w:lang w:val="en-US" w:eastAsia="zh-CN"/>
        </w:rPr>
        <w:t>新增实验室</w:t>
      </w:r>
      <w:r>
        <w:rPr>
          <w:rFonts w:hint="eastAsia"/>
        </w:rPr>
        <w:t>、</w:t>
      </w:r>
      <w:r>
        <w:rPr>
          <w:rFonts w:hint="eastAsia"/>
          <w:lang w:val="en-US" w:eastAsia="zh-CN"/>
        </w:rPr>
        <w:t>编辑实验室信息</w:t>
      </w:r>
      <w:r>
        <w:rPr>
          <w:rFonts w:hint="eastAsia"/>
        </w:rPr>
        <w:t>、删除</w:t>
      </w:r>
      <w:r>
        <w:rPr>
          <w:rFonts w:hint="eastAsia"/>
          <w:lang w:val="en-US" w:eastAsia="zh-CN"/>
        </w:rPr>
        <w:t>实验室</w:t>
      </w:r>
      <w:r>
        <w:rPr>
          <w:rFonts w:hint="eastAsia"/>
        </w:rPr>
        <w:t>、查看</w:t>
      </w:r>
      <w:r>
        <w:rPr>
          <w:rFonts w:hint="eastAsia"/>
          <w:lang w:val="en-US" w:eastAsia="zh-CN"/>
        </w:rPr>
        <w:t>实验室详情</w:t>
      </w:r>
      <w:r>
        <w:rPr>
          <w:rFonts w:hint="eastAsia"/>
        </w:rPr>
        <w:t>、</w:t>
      </w:r>
      <w:r>
        <w:rPr>
          <w:rFonts w:hint="eastAsia"/>
          <w:lang w:val="en-US" w:eastAsia="zh-CN"/>
        </w:rPr>
        <w:t>导出 Excel、多条件查询</w:t>
      </w:r>
      <w:r>
        <w:rPr>
          <w:rFonts w:hint="eastAsia"/>
        </w:rPr>
        <w:t>等操作。</w:t>
      </w:r>
    </w:p>
    <w:p w14:paraId="63797F40">
      <w:pPr>
        <w:ind w:firstLine="400"/>
      </w:pPr>
      <w:r>
        <w:rPr>
          <w:rFonts w:hint="eastAsia"/>
        </w:rPr>
        <w:t>1、</w:t>
      </w:r>
      <w:r>
        <w:rPr>
          <w:rFonts w:hint="eastAsia"/>
          <w:lang w:val="en-US" w:eastAsia="zh-CN"/>
        </w:rPr>
        <w:t>新增实验室</w:t>
      </w:r>
      <w:r>
        <w:rPr>
          <w:rFonts w:hint="eastAsia"/>
        </w:rPr>
        <w:t>用于</w:t>
      </w:r>
      <w:r>
        <w:rPr>
          <w:rFonts w:hint="eastAsia"/>
          <w:lang w:val="en-US" w:eastAsia="zh-CN"/>
        </w:rPr>
        <w:t>平台操作人员根据高校新增的实验室及设备信息，通过新增入口录入实验室数据，</w:t>
      </w:r>
      <w:r>
        <w:rPr>
          <w:rFonts w:hint="eastAsia"/>
        </w:rPr>
        <w:t>其整个操作流程如下：</w:t>
      </w:r>
    </w:p>
    <w:p w14:paraId="0FCBEA2A">
      <w:pPr>
        <w:ind w:firstLine="400"/>
        <w:jc w:val="center"/>
        <w:rPr>
          <w:rFonts w:hint="eastAsia" w:eastAsia="宋体"/>
          <w:lang w:eastAsia="zh-CN"/>
        </w:rPr>
      </w:pPr>
      <w:r>
        <w:rPr>
          <w:rFonts w:hint="eastAsia" w:eastAsia="宋体"/>
          <w:lang w:eastAsia="zh-CN"/>
        </w:rPr>
        <w:drawing>
          <wp:inline distT="0" distB="0" distL="114300" distR="114300">
            <wp:extent cx="1249045" cy="4530090"/>
            <wp:effectExtent l="0" t="0" r="0" b="0"/>
            <wp:docPr id="12" name="图片 5" descr="实验室管理流程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descr="实验室管理流程图 (1)"/>
                    <pic:cNvPicPr>
                      <a:picLocks noChangeAspect="1"/>
                    </pic:cNvPicPr>
                  </pic:nvPicPr>
                  <pic:blipFill>
                    <a:blip r:embed="rId23"/>
                    <a:stretch>
                      <a:fillRect/>
                    </a:stretch>
                  </pic:blipFill>
                  <pic:spPr>
                    <a:xfrm>
                      <a:off x="0" y="0"/>
                      <a:ext cx="1249045" cy="4530090"/>
                    </a:xfrm>
                    <a:prstGeom prst="rect">
                      <a:avLst/>
                    </a:prstGeom>
                    <a:noFill/>
                    <a:ln>
                      <a:noFill/>
                    </a:ln>
                  </pic:spPr>
                </pic:pic>
              </a:graphicData>
            </a:graphic>
          </wp:inline>
        </w:drawing>
      </w:r>
    </w:p>
    <w:p w14:paraId="70C80374">
      <w:pPr>
        <w:ind w:firstLine="400" w:firstLineChars="200"/>
      </w:pPr>
      <w:r>
        <w:rPr>
          <w:rFonts w:hint="eastAsia"/>
          <w:lang w:val="en-US" w:eastAsia="zh-CN"/>
        </w:rPr>
        <w:t>平台操作人员</w:t>
      </w:r>
      <w:r>
        <w:rPr>
          <w:rFonts w:hint="eastAsia"/>
        </w:rPr>
        <w:t>登录进</w:t>
      </w:r>
      <w:r>
        <w:rPr>
          <w:rFonts w:hint="eastAsia"/>
          <w:lang w:val="en-US" w:eastAsia="zh-CN"/>
        </w:rPr>
        <w:t>数据管理平台，进入实验室管理菜单，点击新增按钮，进入新增页面</w:t>
      </w:r>
      <w:r>
        <w:rPr>
          <w:rFonts w:hint="eastAsia"/>
        </w:rPr>
        <w:t>，填写相关必要信息后，保存至数据库，整个流程结束。</w:t>
      </w:r>
    </w:p>
    <w:p w14:paraId="2986EE5A">
      <w:pPr>
        <w:ind w:firstLine="420"/>
      </w:pPr>
      <w:r>
        <w:rPr>
          <w:rFonts w:hint="eastAsia"/>
        </w:rPr>
        <w:t>2、</w:t>
      </w:r>
      <w:r>
        <w:rPr>
          <w:rFonts w:hint="eastAsia"/>
          <w:lang w:val="en-US" w:eastAsia="zh-CN"/>
        </w:rPr>
        <w:t>编辑实验室信息</w:t>
      </w:r>
      <w:r>
        <w:rPr>
          <w:rFonts w:hint="eastAsia"/>
        </w:rPr>
        <w:t>用于</w:t>
      </w:r>
      <w:r>
        <w:rPr>
          <w:rFonts w:hint="eastAsia"/>
          <w:lang w:val="en-US" w:eastAsia="zh-CN"/>
        </w:rPr>
        <w:t>平台操作人员</w:t>
      </w:r>
      <w:r>
        <w:rPr>
          <w:rFonts w:hint="eastAsia"/>
        </w:rPr>
        <w:t>在</w:t>
      </w:r>
      <w:r>
        <w:rPr>
          <w:rFonts w:hint="eastAsia"/>
          <w:lang w:val="en-US" w:eastAsia="zh-CN"/>
        </w:rPr>
        <w:t>添加实验室信息</w:t>
      </w:r>
      <w:r>
        <w:rPr>
          <w:rFonts w:hint="eastAsia"/>
        </w:rPr>
        <w:t>后，在有必要对</w:t>
      </w:r>
      <w:r>
        <w:rPr>
          <w:rFonts w:hint="eastAsia"/>
          <w:lang w:val="en-US" w:eastAsia="zh-CN"/>
        </w:rPr>
        <w:t>实验室</w:t>
      </w:r>
      <w:r>
        <w:rPr>
          <w:rFonts w:hint="eastAsia"/>
        </w:rPr>
        <w:t>信息进行修改时所做的操作，其整个操作流程如下：</w:t>
      </w:r>
    </w:p>
    <w:p w14:paraId="677452EF">
      <w:pPr>
        <w:ind w:firstLine="420"/>
        <w:jc w:val="center"/>
        <w:rPr>
          <w:rFonts w:hint="eastAsia" w:eastAsia="宋体"/>
          <w:lang w:eastAsia="zh-CN"/>
        </w:rPr>
      </w:pPr>
      <w:r>
        <w:rPr>
          <w:rFonts w:hint="eastAsia" w:eastAsia="宋体"/>
          <w:lang w:eastAsia="zh-CN"/>
        </w:rPr>
        <w:drawing>
          <wp:inline distT="0" distB="0" distL="114300" distR="114300">
            <wp:extent cx="1288415" cy="4846320"/>
            <wp:effectExtent l="0" t="0" r="0" b="0"/>
            <wp:docPr id="15" name="图片 6" descr="实验室管理流程图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descr="实验室管理流程图 (3)"/>
                    <pic:cNvPicPr>
                      <a:picLocks noChangeAspect="1"/>
                    </pic:cNvPicPr>
                  </pic:nvPicPr>
                  <pic:blipFill>
                    <a:blip r:embed="rId24"/>
                    <a:stretch>
                      <a:fillRect/>
                    </a:stretch>
                  </pic:blipFill>
                  <pic:spPr>
                    <a:xfrm>
                      <a:off x="0" y="0"/>
                      <a:ext cx="1288415" cy="4846320"/>
                    </a:xfrm>
                    <a:prstGeom prst="rect">
                      <a:avLst/>
                    </a:prstGeom>
                    <a:noFill/>
                    <a:ln>
                      <a:noFill/>
                    </a:ln>
                  </pic:spPr>
                </pic:pic>
              </a:graphicData>
            </a:graphic>
          </wp:inline>
        </w:drawing>
      </w:r>
    </w:p>
    <w:p w14:paraId="4678239D">
      <w:pPr>
        <w:ind w:firstLine="400" w:firstLineChars="200"/>
      </w:pPr>
      <w:r>
        <w:rPr>
          <w:rFonts w:hint="eastAsia"/>
          <w:lang w:val="en-US" w:eastAsia="zh-CN"/>
        </w:rPr>
        <w:t>平台操作人员</w:t>
      </w:r>
      <w:r>
        <w:rPr>
          <w:rFonts w:hint="eastAsia"/>
        </w:rPr>
        <w:t>登录进</w:t>
      </w:r>
      <w:r>
        <w:rPr>
          <w:rFonts w:hint="eastAsia"/>
          <w:lang w:val="en-US" w:eastAsia="zh-CN"/>
        </w:rPr>
        <w:t>数据管理平台，进入实验室管理菜单，点击需要修改的对应实验室信息右侧的编辑按钮，进入修改页面</w:t>
      </w:r>
      <w:r>
        <w:rPr>
          <w:rFonts w:hint="eastAsia"/>
        </w:rPr>
        <w:t>，填写</w:t>
      </w:r>
      <w:r>
        <w:rPr>
          <w:rFonts w:hint="eastAsia"/>
          <w:lang w:val="en-US" w:eastAsia="zh-CN"/>
        </w:rPr>
        <w:t>需要订正的实验室信息</w:t>
      </w:r>
      <w:r>
        <w:rPr>
          <w:rFonts w:hint="eastAsia"/>
        </w:rPr>
        <w:t>后，保存至数据库，整个流程结束。</w:t>
      </w:r>
    </w:p>
    <w:p w14:paraId="4F0B628C">
      <w:pPr>
        <w:ind w:firstLine="420"/>
      </w:pPr>
      <w:r>
        <w:rPr>
          <w:rFonts w:hint="eastAsia"/>
        </w:rPr>
        <w:t>3、删除</w:t>
      </w:r>
      <w:r>
        <w:rPr>
          <w:rFonts w:hint="eastAsia"/>
          <w:lang w:val="en-US" w:eastAsia="zh-CN"/>
        </w:rPr>
        <w:t>实验室</w:t>
      </w:r>
      <w:r>
        <w:rPr>
          <w:rFonts w:hint="eastAsia"/>
        </w:rPr>
        <w:t>用于</w:t>
      </w:r>
      <w:r>
        <w:rPr>
          <w:rFonts w:hint="eastAsia"/>
          <w:lang w:eastAsia="zh-CN"/>
        </w:rPr>
        <w:t>平台操作人员</w:t>
      </w:r>
      <w:r>
        <w:rPr>
          <w:rFonts w:hint="eastAsia"/>
        </w:rPr>
        <w:t>在</w:t>
      </w:r>
      <w:r>
        <w:rPr>
          <w:rFonts w:hint="eastAsia"/>
          <w:lang w:val="en-US" w:eastAsia="zh-CN"/>
        </w:rPr>
        <w:t>实验室信息无效后，相关</w:t>
      </w:r>
      <w:r>
        <w:rPr>
          <w:rFonts w:hint="eastAsia"/>
        </w:rPr>
        <w:t>信息已经没有意义的情况下，对该</w:t>
      </w:r>
      <w:r>
        <w:rPr>
          <w:rFonts w:hint="eastAsia"/>
          <w:lang w:val="en-US" w:eastAsia="zh-CN"/>
        </w:rPr>
        <w:t>实验室</w:t>
      </w:r>
      <w:r>
        <w:rPr>
          <w:rFonts w:hint="eastAsia"/>
        </w:rPr>
        <w:t>信息进行删除的操作，整个操作流程如下：</w:t>
      </w:r>
    </w:p>
    <w:p w14:paraId="2F15652E">
      <w:pPr>
        <w:ind w:firstLine="420"/>
        <w:jc w:val="center"/>
        <w:rPr>
          <w:rFonts w:hint="eastAsia" w:eastAsia="宋体"/>
          <w:lang w:eastAsia="zh-CN"/>
        </w:rPr>
      </w:pPr>
      <w:r>
        <w:rPr>
          <w:rFonts w:hint="eastAsia" w:eastAsia="宋体"/>
          <w:lang w:eastAsia="zh-CN"/>
        </w:rPr>
        <w:drawing>
          <wp:inline distT="0" distB="0" distL="114300" distR="114300">
            <wp:extent cx="1646555" cy="5310505"/>
            <wp:effectExtent l="0" t="0" r="0" b="0"/>
            <wp:docPr id="4" name="图片 7" descr="实验室管理流程图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descr="实验室管理流程图 (4)"/>
                    <pic:cNvPicPr>
                      <a:picLocks noChangeAspect="1"/>
                    </pic:cNvPicPr>
                  </pic:nvPicPr>
                  <pic:blipFill>
                    <a:blip r:embed="rId25"/>
                    <a:stretch>
                      <a:fillRect/>
                    </a:stretch>
                  </pic:blipFill>
                  <pic:spPr>
                    <a:xfrm>
                      <a:off x="0" y="0"/>
                      <a:ext cx="1646555" cy="5310505"/>
                    </a:xfrm>
                    <a:prstGeom prst="rect">
                      <a:avLst/>
                    </a:prstGeom>
                    <a:noFill/>
                    <a:ln>
                      <a:noFill/>
                    </a:ln>
                  </pic:spPr>
                </pic:pic>
              </a:graphicData>
            </a:graphic>
          </wp:inline>
        </w:drawing>
      </w:r>
    </w:p>
    <w:p w14:paraId="758BC2BB">
      <w:pPr>
        <w:ind w:firstLine="400" w:firstLineChars="200"/>
      </w:pPr>
      <w:r>
        <w:rPr>
          <w:rFonts w:hint="eastAsia"/>
          <w:lang w:val="en-US" w:eastAsia="zh-CN"/>
        </w:rPr>
        <w:t>平台操作人员</w:t>
      </w:r>
      <w:r>
        <w:rPr>
          <w:rFonts w:hint="eastAsia"/>
        </w:rPr>
        <w:t>登录进</w:t>
      </w:r>
      <w:r>
        <w:rPr>
          <w:rFonts w:hint="eastAsia"/>
          <w:lang w:val="en-US" w:eastAsia="zh-CN"/>
        </w:rPr>
        <w:t>数据管理平台，进入实验室管理菜单，点击需要删除的对应实验室信息右侧的删除按钮，弹出“是否确认删除实验室”提示框，在点击确认后，执行删除操作提交并持久化，</w:t>
      </w:r>
      <w:r>
        <w:rPr>
          <w:rFonts w:hint="eastAsia"/>
        </w:rPr>
        <w:t>保存至数据库，整个流程结束。</w:t>
      </w:r>
    </w:p>
    <w:p w14:paraId="2BA81243">
      <w:pPr>
        <w:ind w:firstLine="420"/>
      </w:pPr>
      <w:r>
        <w:rPr>
          <w:rFonts w:hint="eastAsia"/>
        </w:rPr>
        <w:t>4</w:t>
      </w:r>
      <w:r>
        <w:rPr>
          <w:rFonts w:hint="eastAsia"/>
          <w:lang w:eastAsia="zh-CN"/>
        </w:rPr>
        <w:t>、</w:t>
      </w:r>
      <w:r>
        <w:rPr>
          <w:rFonts w:hint="eastAsia"/>
        </w:rPr>
        <w:t>查看</w:t>
      </w:r>
      <w:r>
        <w:rPr>
          <w:rFonts w:hint="eastAsia"/>
          <w:lang w:val="en-US" w:eastAsia="zh-CN"/>
        </w:rPr>
        <w:t>实验室详情</w:t>
      </w:r>
      <w:r>
        <w:rPr>
          <w:rFonts w:hint="eastAsia"/>
        </w:rPr>
        <w:t>用于</w:t>
      </w:r>
      <w:r>
        <w:rPr>
          <w:rFonts w:hint="eastAsia"/>
          <w:lang w:val="en-US" w:eastAsia="zh-CN"/>
        </w:rPr>
        <w:t>平台操作人员</w:t>
      </w:r>
      <w:r>
        <w:rPr>
          <w:rFonts w:hint="eastAsia"/>
        </w:rPr>
        <w:t>在</w:t>
      </w:r>
      <w:r>
        <w:rPr>
          <w:rFonts w:hint="eastAsia"/>
          <w:lang w:val="en-US" w:eastAsia="zh-CN"/>
        </w:rPr>
        <w:t>添加实验室信息</w:t>
      </w:r>
      <w:r>
        <w:rPr>
          <w:rFonts w:hint="eastAsia"/>
        </w:rPr>
        <w:t>后，查看</w:t>
      </w:r>
      <w:r>
        <w:rPr>
          <w:rFonts w:hint="eastAsia"/>
          <w:lang w:val="en-US" w:eastAsia="zh-CN"/>
        </w:rPr>
        <w:t>实验室具体信息</w:t>
      </w:r>
      <w:r>
        <w:rPr>
          <w:rFonts w:hint="eastAsia"/>
        </w:rPr>
        <w:t>的操作，其整个操作流程如下图所示：</w:t>
      </w:r>
    </w:p>
    <w:p w14:paraId="12981694">
      <w:pPr>
        <w:ind w:firstLine="420"/>
        <w:jc w:val="center"/>
        <w:rPr>
          <w:rFonts w:hint="eastAsia" w:eastAsia="宋体"/>
          <w:lang w:eastAsia="zh-CN"/>
        </w:rPr>
      </w:pPr>
      <w:r>
        <w:rPr>
          <w:rFonts w:hint="eastAsia" w:eastAsia="宋体"/>
          <w:lang w:eastAsia="zh-CN"/>
        </w:rPr>
        <w:drawing>
          <wp:inline distT="0" distB="0" distL="114300" distR="114300">
            <wp:extent cx="1235075" cy="3978910"/>
            <wp:effectExtent l="0" t="0" r="0" b="0"/>
            <wp:docPr id="6" name="图片 8" descr="实验室管理流程图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descr="实验室管理流程图 (5)"/>
                    <pic:cNvPicPr>
                      <a:picLocks noChangeAspect="1"/>
                    </pic:cNvPicPr>
                  </pic:nvPicPr>
                  <pic:blipFill>
                    <a:blip r:embed="rId26"/>
                    <a:stretch>
                      <a:fillRect/>
                    </a:stretch>
                  </pic:blipFill>
                  <pic:spPr>
                    <a:xfrm>
                      <a:off x="0" y="0"/>
                      <a:ext cx="1235075" cy="3978910"/>
                    </a:xfrm>
                    <a:prstGeom prst="rect">
                      <a:avLst/>
                    </a:prstGeom>
                    <a:noFill/>
                    <a:ln>
                      <a:noFill/>
                    </a:ln>
                  </pic:spPr>
                </pic:pic>
              </a:graphicData>
            </a:graphic>
          </wp:inline>
        </w:drawing>
      </w:r>
    </w:p>
    <w:p w14:paraId="3CC5278A">
      <w:pPr>
        <w:ind w:firstLine="400" w:firstLineChars="200"/>
      </w:pPr>
      <w:r>
        <w:rPr>
          <w:rFonts w:hint="eastAsia"/>
          <w:lang w:val="en-US" w:eastAsia="zh-CN"/>
        </w:rPr>
        <w:t>平台操作人员</w:t>
      </w:r>
      <w:r>
        <w:rPr>
          <w:rFonts w:hint="eastAsia"/>
        </w:rPr>
        <w:t>登录进</w:t>
      </w:r>
      <w:r>
        <w:rPr>
          <w:rFonts w:hint="eastAsia"/>
          <w:lang w:val="en-US" w:eastAsia="zh-CN"/>
        </w:rPr>
        <w:t>数据管理平台，进入实验室管理菜单，点击需要查看详情的对应实验室信息右侧的详情按钮，跳转到实验室详情界面展示具体实验室数据</w:t>
      </w:r>
      <w:r>
        <w:rPr>
          <w:rFonts w:hint="eastAsia"/>
        </w:rPr>
        <w:t>，整个流程结束。</w:t>
      </w:r>
    </w:p>
    <w:p w14:paraId="1B2C8BD3">
      <w:pPr>
        <w:ind w:firstLine="420"/>
      </w:pPr>
      <w:r>
        <w:rPr>
          <w:rFonts w:hint="eastAsia"/>
        </w:rPr>
        <w:t>5</w:t>
      </w:r>
      <w:r>
        <w:rPr>
          <w:rFonts w:hint="eastAsia"/>
          <w:lang w:eastAsia="zh-CN"/>
        </w:rPr>
        <w:t>、</w:t>
      </w:r>
      <w:r>
        <w:rPr>
          <w:rFonts w:hint="eastAsia"/>
          <w:lang w:val="en-US" w:eastAsia="zh-CN"/>
        </w:rPr>
        <w:t>导出 Excel</w:t>
      </w:r>
      <w:r>
        <w:rPr>
          <w:rFonts w:hint="eastAsia"/>
        </w:rPr>
        <w:t>用于</w:t>
      </w:r>
      <w:r>
        <w:rPr>
          <w:rFonts w:hint="eastAsia"/>
          <w:lang w:eastAsia="zh-CN"/>
        </w:rPr>
        <w:t>平台操作人员</w:t>
      </w:r>
      <w:r>
        <w:rPr>
          <w:rFonts w:hint="eastAsia"/>
          <w:lang w:val="en-US" w:eastAsia="zh-CN"/>
        </w:rPr>
        <w:t>需要快速获取所有实验室数据时，可以将所有实验室数据批量导出到 Excel 并下载到本地</w:t>
      </w:r>
      <w:r>
        <w:rPr>
          <w:rFonts w:hint="eastAsia"/>
        </w:rPr>
        <w:t>，其整个操作流程如下图所示：</w:t>
      </w:r>
    </w:p>
    <w:p w14:paraId="3EB769D8">
      <w:pPr>
        <w:ind w:firstLine="420"/>
        <w:jc w:val="center"/>
        <w:rPr>
          <w:rFonts w:hint="eastAsia" w:eastAsia="宋体"/>
          <w:lang w:eastAsia="zh-CN"/>
        </w:rPr>
      </w:pPr>
      <w:r>
        <w:rPr>
          <w:rFonts w:hint="eastAsia" w:eastAsia="宋体"/>
          <w:lang w:eastAsia="zh-CN"/>
        </w:rPr>
        <w:drawing>
          <wp:inline distT="0" distB="0" distL="114300" distR="114300">
            <wp:extent cx="1289050" cy="4195445"/>
            <wp:effectExtent l="0" t="0" r="0" b="0"/>
            <wp:docPr id="3" name="图片 9" descr="实验室管理流程图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9" descr="实验室管理流程图 (6)"/>
                    <pic:cNvPicPr>
                      <a:picLocks noChangeAspect="1"/>
                    </pic:cNvPicPr>
                  </pic:nvPicPr>
                  <pic:blipFill>
                    <a:blip r:embed="rId27"/>
                    <a:stretch>
                      <a:fillRect/>
                    </a:stretch>
                  </pic:blipFill>
                  <pic:spPr>
                    <a:xfrm>
                      <a:off x="0" y="0"/>
                      <a:ext cx="1289050" cy="4195445"/>
                    </a:xfrm>
                    <a:prstGeom prst="rect">
                      <a:avLst/>
                    </a:prstGeom>
                    <a:noFill/>
                    <a:ln>
                      <a:noFill/>
                    </a:ln>
                  </pic:spPr>
                </pic:pic>
              </a:graphicData>
            </a:graphic>
          </wp:inline>
        </w:drawing>
      </w:r>
    </w:p>
    <w:p w14:paraId="417FBA10">
      <w:pPr>
        <w:ind w:firstLine="400" w:firstLineChars="200"/>
        <w:rPr>
          <w:rFonts w:hint="eastAsia"/>
        </w:rPr>
      </w:pPr>
      <w:r>
        <w:rPr>
          <w:rFonts w:hint="eastAsia"/>
          <w:lang w:val="en-US" w:eastAsia="zh-CN"/>
        </w:rPr>
        <w:t>平台操作人员</w:t>
      </w:r>
      <w:r>
        <w:rPr>
          <w:rFonts w:hint="eastAsia"/>
        </w:rPr>
        <w:t>登录进</w:t>
      </w:r>
      <w:r>
        <w:rPr>
          <w:rFonts w:hint="eastAsia"/>
          <w:lang w:val="en-US" w:eastAsia="zh-CN"/>
        </w:rPr>
        <w:t>数据管理平台，进入实验室管理菜单，点击“导出Excel”按钮，下载“实验室-xx.xls”文件</w:t>
      </w:r>
      <w:r>
        <w:rPr>
          <w:rFonts w:hint="eastAsia"/>
        </w:rPr>
        <w:t>，整个流程结束。</w:t>
      </w:r>
    </w:p>
    <w:p w14:paraId="08930C6A">
      <w:pPr>
        <w:ind w:firstLine="420"/>
      </w:pPr>
      <w:r>
        <w:rPr>
          <w:rFonts w:hint="eastAsia"/>
          <w:lang w:val="en-US" w:eastAsia="zh-CN"/>
        </w:rPr>
        <w:t>6、多条件查询</w:t>
      </w:r>
      <w:r>
        <w:rPr>
          <w:rFonts w:hint="eastAsia"/>
        </w:rPr>
        <w:t>用于</w:t>
      </w:r>
      <w:r>
        <w:rPr>
          <w:rFonts w:hint="eastAsia"/>
          <w:lang w:eastAsia="zh-CN"/>
        </w:rPr>
        <w:t>平台操作人员</w:t>
      </w:r>
      <w:r>
        <w:rPr>
          <w:rFonts w:hint="eastAsia"/>
          <w:lang w:val="en-US" w:eastAsia="zh-CN"/>
        </w:rPr>
        <w:t>根据条件筛选查询符合的实验室数据，可进行筛选的条件有：实验室编号、实验室名称、地址关键字、更新开始时间、更新结束时间</w:t>
      </w:r>
      <w:r>
        <w:rPr>
          <w:rFonts w:hint="eastAsia"/>
        </w:rPr>
        <w:t>，其整个操作流程如下图所示：</w:t>
      </w:r>
    </w:p>
    <w:p w14:paraId="12EF9CD5">
      <w:pPr>
        <w:ind w:firstLine="420"/>
        <w:jc w:val="center"/>
        <w:rPr>
          <w:rFonts w:hint="eastAsia" w:eastAsia="宋体"/>
          <w:lang w:eastAsia="zh-CN"/>
        </w:rPr>
      </w:pPr>
      <w:r>
        <w:rPr>
          <w:rFonts w:hint="eastAsia" w:eastAsia="宋体"/>
          <w:lang w:eastAsia="zh-CN"/>
        </w:rPr>
        <w:drawing>
          <wp:inline distT="0" distB="0" distL="114300" distR="114300">
            <wp:extent cx="1271270" cy="4222115"/>
            <wp:effectExtent l="0" t="0" r="0" b="0"/>
            <wp:docPr id="16" name="图片 10" descr="实验室管理流程图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descr="实验室管理流程图 (7)"/>
                    <pic:cNvPicPr>
                      <a:picLocks noChangeAspect="1"/>
                    </pic:cNvPicPr>
                  </pic:nvPicPr>
                  <pic:blipFill>
                    <a:blip r:embed="rId28"/>
                    <a:stretch>
                      <a:fillRect/>
                    </a:stretch>
                  </pic:blipFill>
                  <pic:spPr>
                    <a:xfrm>
                      <a:off x="0" y="0"/>
                      <a:ext cx="1271270" cy="4222115"/>
                    </a:xfrm>
                    <a:prstGeom prst="rect">
                      <a:avLst/>
                    </a:prstGeom>
                    <a:noFill/>
                    <a:ln>
                      <a:noFill/>
                    </a:ln>
                  </pic:spPr>
                </pic:pic>
              </a:graphicData>
            </a:graphic>
          </wp:inline>
        </w:drawing>
      </w:r>
    </w:p>
    <w:p w14:paraId="6B7849CA">
      <w:pPr>
        <w:ind w:firstLine="400" w:firstLineChars="200"/>
      </w:pPr>
      <w:r>
        <w:rPr>
          <w:rFonts w:hint="eastAsia"/>
          <w:lang w:val="en-US" w:eastAsia="zh-CN"/>
        </w:rPr>
        <w:t>平台操作人员</w:t>
      </w:r>
      <w:r>
        <w:rPr>
          <w:rFonts w:hint="eastAsia"/>
        </w:rPr>
        <w:t>登录进</w:t>
      </w:r>
      <w:r>
        <w:rPr>
          <w:rFonts w:hint="eastAsia"/>
          <w:lang w:val="en-US" w:eastAsia="zh-CN"/>
        </w:rPr>
        <w:t>数据管理平台，在查询框中根据查询字段输入筛选条件，点击查询按钮，在实验室列表中回显查询到的数据</w:t>
      </w:r>
      <w:r>
        <w:rPr>
          <w:rFonts w:hint="eastAsia"/>
        </w:rPr>
        <w:t>，整个流程结束。</w:t>
      </w:r>
    </w:p>
    <w:p w14:paraId="10584CC4">
      <w:pPr>
        <w:ind w:firstLine="400" w:firstLineChars="200"/>
        <w:rPr>
          <w:rFonts w:hint="eastAsia"/>
        </w:rPr>
      </w:pPr>
    </w:p>
    <w:p w14:paraId="1AF824A6">
      <w:pPr>
        <w:ind w:firstLine="420"/>
      </w:pPr>
      <w:r>
        <w:rPr>
          <w:rFonts w:hint="eastAsia"/>
        </w:rPr>
        <w:t>整个</w:t>
      </w:r>
      <w:r>
        <w:rPr>
          <w:rFonts w:hint="eastAsia"/>
          <w:lang w:val="en-US" w:eastAsia="zh-CN"/>
        </w:rPr>
        <w:t>实验室</w:t>
      </w:r>
      <w:r>
        <w:rPr>
          <w:rFonts w:hint="eastAsia"/>
        </w:rPr>
        <w:t>管理的用例图如下：</w:t>
      </w:r>
    </w:p>
    <w:p w14:paraId="2EC3D9BB">
      <w:pPr>
        <w:pStyle w:val="3"/>
        <w:rPr>
          <w:snapToGrid/>
        </w:rPr>
      </w:pPr>
      <w:r>
        <w:drawing>
          <wp:inline distT="0" distB="0" distL="114300" distR="114300">
            <wp:extent cx="3075305" cy="2440305"/>
            <wp:effectExtent l="0" t="0" r="10795" b="10795"/>
            <wp:docPr id="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1"/>
                    <pic:cNvPicPr>
                      <a:picLocks noChangeAspect="1"/>
                    </pic:cNvPicPr>
                  </pic:nvPicPr>
                  <pic:blipFill>
                    <a:blip r:embed="rId29"/>
                    <a:stretch>
                      <a:fillRect/>
                    </a:stretch>
                  </pic:blipFill>
                  <pic:spPr>
                    <a:xfrm>
                      <a:off x="0" y="0"/>
                      <a:ext cx="3075305" cy="2440305"/>
                    </a:xfrm>
                    <a:prstGeom prst="rect">
                      <a:avLst/>
                    </a:prstGeom>
                    <a:noFill/>
                    <a:ln>
                      <a:noFill/>
                    </a:ln>
                  </pic:spPr>
                </pic:pic>
              </a:graphicData>
            </a:graphic>
          </wp:inline>
        </w:drawing>
      </w:r>
    </w:p>
    <w:p w14:paraId="747FB69D">
      <w:pPr>
        <w:ind w:left="1596" w:leftChars="100" w:hanging="1396" w:hangingChars="698"/>
        <w:rPr>
          <w:lang w:val="zh-CN"/>
        </w:rPr>
      </w:pPr>
    </w:p>
    <w:p w14:paraId="61650DE0">
      <w:pPr>
        <w:pStyle w:val="4"/>
        <w:rPr>
          <w:lang w:val="zh-CN"/>
        </w:rPr>
      </w:pPr>
      <w:bookmarkStart w:id="16" w:name="_Toc15566"/>
      <w:r>
        <w:rPr>
          <w:rFonts w:hint="eastAsia"/>
          <w:lang w:val="zh-CN"/>
        </w:rPr>
        <w:t>仿真设备管理</w:t>
      </w:r>
      <w:bookmarkEnd w:id="16"/>
    </w:p>
    <w:p w14:paraId="435C7AEC">
      <w:pPr>
        <w:ind w:firstLine="400"/>
      </w:pPr>
      <w:r>
        <w:rPr>
          <w:rFonts w:hint="eastAsia"/>
          <w:lang w:val="zh-CN"/>
        </w:rPr>
        <w:t>仿真设备</w:t>
      </w:r>
      <w:r>
        <w:rPr>
          <w:rFonts w:hint="eastAsia"/>
        </w:rPr>
        <w:t>管理包括</w:t>
      </w:r>
      <w:r>
        <w:rPr>
          <w:rFonts w:hint="eastAsia"/>
          <w:lang w:val="en-US" w:eastAsia="zh-CN"/>
        </w:rPr>
        <w:t>新增</w:t>
      </w:r>
      <w:r>
        <w:rPr>
          <w:rFonts w:hint="eastAsia"/>
          <w:lang w:val="zh-CN"/>
        </w:rPr>
        <w:t>仿真设备</w:t>
      </w:r>
      <w:r>
        <w:rPr>
          <w:rFonts w:hint="eastAsia"/>
        </w:rPr>
        <w:t>、</w:t>
      </w:r>
      <w:r>
        <w:rPr>
          <w:rFonts w:hint="eastAsia"/>
          <w:lang w:val="en-US" w:eastAsia="zh-CN"/>
        </w:rPr>
        <w:t>编辑</w:t>
      </w:r>
      <w:r>
        <w:rPr>
          <w:rFonts w:hint="eastAsia"/>
          <w:lang w:val="zh-CN"/>
        </w:rPr>
        <w:t>仿真设备</w:t>
      </w:r>
      <w:r>
        <w:rPr>
          <w:rFonts w:hint="eastAsia"/>
          <w:lang w:val="en-US" w:eastAsia="zh-CN"/>
        </w:rPr>
        <w:t>信息</w:t>
      </w:r>
      <w:r>
        <w:rPr>
          <w:rFonts w:hint="eastAsia"/>
        </w:rPr>
        <w:t>、</w:t>
      </w:r>
      <w:r>
        <w:rPr>
          <w:rFonts w:hint="eastAsia"/>
          <w:lang w:val="en-US" w:eastAsia="zh-CN"/>
        </w:rPr>
        <w:t>修改</w:t>
      </w:r>
      <w:r>
        <w:rPr>
          <w:rFonts w:hint="eastAsia"/>
          <w:lang w:val="zh-CN"/>
        </w:rPr>
        <w:t>仿真设备</w:t>
      </w:r>
      <w:r>
        <w:rPr>
          <w:rFonts w:hint="eastAsia"/>
          <w:lang w:val="en-US" w:eastAsia="zh-CN"/>
        </w:rPr>
        <w:t>状态</w:t>
      </w:r>
      <w:r>
        <w:rPr>
          <w:rFonts w:hint="eastAsia"/>
        </w:rPr>
        <w:t>、删除</w:t>
      </w:r>
      <w:r>
        <w:rPr>
          <w:rFonts w:hint="eastAsia"/>
          <w:lang w:val="zh-CN"/>
        </w:rPr>
        <w:t>仿真设备</w:t>
      </w:r>
      <w:r>
        <w:rPr>
          <w:rFonts w:hint="eastAsia"/>
        </w:rPr>
        <w:t>、查看</w:t>
      </w:r>
      <w:r>
        <w:rPr>
          <w:rFonts w:hint="eastAsia"/>
          <w:lang w:val="zh-CN"/>
        </w:rPr>
        <w:t>仿真设备</w:t>
      </w:r>
      <w:r>
        <w:rPr>
          <w:rFonts w:hint="eastAsia"/>
          <w:lang w:val="en-US" w:eastAsia="zh-CN"/>
        </w:rPr>
        <w:t>详情</w:t>
      </w:r>
      <w:r>
        <w:rPr>
          <w:rFonts w:hint="eastAsia"/>
        </w:rPr>
        <w:t>、</w:t>
      </w:r>
      <w:r>
        <w:rPr>
          <w:rFonts w:hint="eastAsia"/>
          <w:lang w:val="en-US" w:eastAsia="zh-CN"/>
        </w:rPr>
        <w:t>导出 Excel、多条件查询</w:t>
      </w:r>
      <w:r>
        <w:rPr>
          <w:rFonts w:hint="eastAsia"/>
        </w:rPr>
        <w:t>等操作。</w:t>
      </w:r>
    </w:p>
    <w:p w14:paraId="0FE08939">
      <w:pPr>
        <w:ind w:firstLine="400"/>
      </w:pPr>
      <w:r>
        <w:rPr>
          <w:rFonts w:hint="eastAsia"/>
        </w:rPr>
        <w:t>1、</w:t>
      </w:r>
      <w:r>
        <w:rPr>
          <w:rFonts w:hint="eastAsia"/>
          <w:lang w:val="en-US" w:eastAsia="zh-CN"/>
        </w:rPr>
        <w:t>新增</w:t>
      </w:r>
      <w:r>
        <w:rPr>
          <w:rFonts w:hint="eastAsia"/>
          <w:lang w:val="zh-CN"/>
        </w:rPr>
        <w:t>仿真设备</w:t>
      </w:r>
      <w:r>
        <w:rPr>
          <w:rFonts w:hint="eastAsia"/>
        </w:rPr>
        <w:t>用于</w:t>
      </w:r>
      <w:r>
        <w:rPr>
          <w:rFonts w:hint="eastAsia"/>
          <w:lang w:val="en-US" w:eastAsia="zh-CN"/>
        </w:rPr>
        <w:t>平台操作人员根据高校新增的仿真设备信息，通过新增入口录入仿真设备数据，</w:t>
      </w:r>
      <w:r>
        <w:rPr>
          <w:rFonts w:hint="eastAsia"/>
        </w:rPr>
        <w:t>其整个操作流程如下：</w:t>
      </w:r>
    </w:p>
    <w:p w14:paraId="1896B5C4">
      <w:pPr>
        <w:ind w:firstLine="400"/>
        <w:jc w:val="center"/>
        <w:rPr>
          <w:rFonts w:hint="eastAsia" w:eastAsia="宋体"/>
          <w:lang w:eastAsia="zh-CN"/>
        </w:rPr>
      </w:pPr>
      <w:r>
        <w:rPr>
          <w:rFonts w:hint="eastAsia" w:eastAsia="宋体"/>
          <w:lang w:eastAsia="zh-CN"/>
        </w:rPr>
        <w:drawing>
          <wp:inline distT="0" distB="0" distL="114300" distR="114300">
            <wp:extent cx="1221740" cy="4431030"/>
            <wp:effectExtent l="0" t="0" r="0" b="0"/>
            <wp:docPr id="7" name="图片 12" descr="仿真设备管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2" descr="仿真设备管理流程图"/>
                    <pic:cNvPicPr>
                      <a:picLocks noChangeAspect="1"/>
                    </pic:cNvPicPr>
                  </pic:nvPicPr>
                  <pic:blipFill>
                    <a:blip r:embed="rId30"/>
                    <a:stretch>
                      <a:fillRect/>
                    </a:stretch>
                  </pic:blipFill>
                  <pic:spPr>
                    <a:xfrm>
                      <a:off x="0" y="0"/>
                      <a:ext cx="1221740" cy="4431030"/>
                    </a:xfrm>
                    <a:prstGeom prst="rect">
                      <a:avLst/>
                    </a:prstGeom>
                    <a:noFill/>
                    <a:ln>
                      <a:noFill/>
                    </a:ln>
                  </pic:spPr>
                </pic:pic>
              </a:graphicData>
            </a:graphic>
          </wp:inline>
        </w:drawing>
      </w:r>
    </w:p>
    <w:p w14:paraId="7161E771">
      <w:pPr>
        <w:ind w:firstLine="400" w:firstLineChars="200"/>
      </w:pPr>
      <w:r>
        <w:rPr>
          <w:rFonts w:hint="eastAsia"/>
          <w:lang w:val="en-US" w:eastAsia="zh-CN"/>
        </w:rPr>
        <w:t>平台操作人员</w:t>
      </w:r>
      <w:r>
        <w:rPr>
          <w:rFonts w:hint="eastAsia"/>
        </w:rPr>
        <w:t>登录进</w:t>
      </w:r>
      <w:r>
        <w:rPr>
          <w:rFonts w:hint="eastAsia"/>
          <w:lang w:val="en-US" w:eastAsia="zh-CN"/>
        </w:rPr>
        <w:t>数据管理平台，进入仿真设备管理菜单，点击新增按钮，进入新增页面</w:t>
      </w:r>
      <w:r>
        <w:rPr>
          <w:rFonts w:hint="eastAsia"/>
        </w:rPr>
        <w:t>，填写相关必要信息后，保存至数据库，整个流程结束。</w:t>
      </w:r>
    </w:p>
    <w:p w14:paraId="350B6238">
      <w:pPr>
        <w:ind w:firstLine="420"/>
      </w:pPr>
      <w:r>
        <w:rPr>
          <w:rFonts w:hint="eastAsia"/>
        </w:rPr>
        <w:t>2、</w:t>
      </w:r>
      <w:r>
        <w:rPr>
          <w:rFonts w:hint="eastAsia"/>
          <w:lang w:val="en-US" w:eastAsia="zh-CN"/>
        </w:rPr>
        <w:t>编辑仿真设备信息</w:t>
      </w:r>
      <w:r>
        <w:rPr>
          <w:rFonts w:hint="eastAsia"/>
        </w:rPr>
        <w:t>用于</w:t>
      </w:r>
      <w:r>
        <w:rPr>
          <w:rFonts w:hint="eastAsia"/>
          <w:lang w:val="en-US" w:eastAsia="zh-CN"/>
        </w:rPr>
        <w:t>平台操作人员</w:t>
      </w:r>
      <w:r>
        <w:rPr>
          <w:rFonts w:hint="eastAsia"/>
        </w:rPr>
        <w:t>在</w:t>
      </w:r>
      <w:r>
        <w:rPr>
          <w:rFonts w:hint="eastAsia"/>
          <w:lang w:val="en-US" w:eastAsia="zh-CN"/>
        </w:rPr>
        <w:t>添加仿真设备信息</w:t>
      </w:r>
      <w:r>
        <w:rPr>
          <w:rFonts w:hint="eastAsia"/>
        </w:rPr>
        <w:t>后，在有必要对</w:t>
      </w:r>
      <w:r>
        <w:rPr>
          <w:rFonts w:hint="eastAsia"/>
          <w:lang w:val="en-US" w:eastAsia="zh-CN"/>
        </w:rPr>
        <w:t>仿真设备</w:t>
      </w:r>
      <w:r>
        <w:rPr>
          <w:rFonts w:hint="eastAsia"/>
        </w:rPr>
        <w:t>信息进行修改时所做的操作，其整个操作流程如下：</w:t>
      </w:r>
    </w:p>
    <w:p w14:paraId="0D626CC3">
      <w:pPr>
        <w:ind w:firstLine="420"/>
        <w:jc w:val="center"/>
        <w:rPr>
          <w:rFonts w:hint="eastAsia" w:eastAsia="宋体"/>
          <w:lang w:eastAsia="zh-CN"/>
        </w:rPr>
      </w:pPr>
      <w:r>
        <w:rPr>
          <w:rFonts w:hint="eastAsia" w:eastAsia="宋体"/>
          <w:lang w:eastAsia="zh-CN"/>
        </w:rPr>
        <w:drawing>
          <wp:inline distT="0" distB="0" distL="114300" distR="114300">
            <wp:extent cx="1323340" cy="5064760"/>
            <wp:effectExtent l="0" t="0" r="0" b="0"/>
            <wp:docPr id="18" name="图片 13" descr="仿真设备管理流程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3" descr="仿真设备管理流程图 (1)"/>
                    <pic:cNvPicPr>
                      <a:picLocks noChangeAspect="1"/>
                    </pic:cNvPicPr>
                  </pic:nvPicPr>
                  <pic:blipFill>
                    <a:blip r:embed="rId31"/>
                    <a:stretch>
                      <a:fillRect/>
                    </a:stretch>
                  </pic:blipFill>
                  <pic:spPr>
                    <a:xfrm>
                      <a:off x="0" y="0"/>
                      <a:ext cx="1323340" cy="5064760"/>
                    </a:xfrm>
                    <a:prstGeom prst="rect">
                      <a:avLst/>
                    </a:prstGeom>
                    <a:noFill/>
                    <a:ln>
                      <a:noFill/>
                    </a:ln>
                  </pic:spPr>
                </pic:pic>
              </a:graphicData>
            </a:graphic>
          </wp:inline>
        </w:drawing>
      </w:r>
    </w:p>
    <w:p w14:paraId="30769CF4">
      <w:pPr>
        <w:ind w:firstLine="400" w:firstLineChars="200"/>
        <w:rPr>
          <w:rFonts w:hint="eastAsia"/>
        </w:rPr>
      </w:pPr>
      <w:r>
        <w:rPr>
          <w:rFonts w:hint="eastAsia"/>
          <w:lang w:val="en-US" w:eastAsia="zh-CN"/>
        </w:rPr>
        <w:t>平台操作人员</w:t>
      </w:r>
      <w:r>
        <w:rPr>
          <w:rFonts w:hint="eastAsia"/>
        </w:rPr>
        <w:t>登录进</w:t>
      </w:r>
      <w:r>
        <w:rPr>
          <w:rFonts w:hint="eastAsia"/>
          <w:lang w:val="en-US" w:eastAsia="zh-CN"/>
        </w:rPr>
        <w:t>数据管理平台，进入仿真设备管理菜单，点击需要修改的对应仿真设备信息右侧的编辑按钮，进入修改页面</w:t>
      </w:r>
      <w:r>
        <w:rPr>
          <w:rFonts w:hint="eastAsia"/>
        </w:rPr>
        <w:t>，填写</w:t>
      </w:r>
      <w:r>
        <w:rPr>
          <w:rFonts w:hint="eastAsia"/>
          <w:lang w:val="en-US" w:eastAsia="zh-CN"/>
        </w:rPr>
        <w:t>需要订正的仿真设备信息</w:t>
      </w:r>
      <w:r>
        <w:rPr>
          <w:rFonts w:hint="eastAsia"/>
        </w:rPr>
        <w:t>后，保存至数据库，整个流程结束。</w:t>
      </w:r>
    </w:p>
    <w:p w14:paraId="078E0C4B">
      <w:pPr>
        <w:ind w:firstLine="420"/>
      </w:pPr>
      <w:r>
        <w:rPr>
          <w:rFonts w:hint="eastAsia"/>
          <w:color w:val="000000"/>
          <w:lang w:val="en-US" w:eastAsia="zh-CN"/>
        </w:rPr>
        <w:t>3</w:t>
      </w:r>
      <w:r>
        <w:rPr>
          <w:rFonts w:hint="eastAsia"/>
          <w:color w:val="000000"/>
        </w:rPr>
        <w:t>、</w:t>
      </w:r>
      <w:r>
        <w:rPr>
          <w:rFonts w:hint="eastAsia"/>
          <w:color w:val="000000"/>
          <w:lang w:val="en-US" w:eastAsia="zh-CN"/>
        </w:rPr>
        <w:t>修改</w:t>
      </w:r>
      <w:r>
        <w:rPr>
          <w:rFonts w:hint="eastAsia"/>
          <w:color w:val="000000"/>
          <w:lang w:val="zh-CN"/>
        </w:rPr>
        <w:t>仿真设备</w:t>
      </w:r>
      <w:r>
        <w:rPr>
          <w:rFonts w:hint="eastAsia"/>
          <w:color w:val="000000"/>
          <w:lang w:val="en-US" w:eastAsia="zh-CN"/>
        </w:rPr>
        <w:t>状态</w:t>
      </w:r>
      <w:r>
        <w:rPr>
          <w:rFonts w:hint="eastAsia"/>
          <w:color w:val="000000"/>
        </w:rPr>
        <w:t>用于</w:t>
      </w:r>
      <w:r>
        <w:rPr>
          <w:rFonts w:hint="eastAsia"/>
          <w:color w:val="000000"/>
          <w:lang w:val="en-US" w:eastAsia="zh-CN"/>
        </w:rPr>
        <w:t>平台操作人员</w:t>
      </w:r>
      <w:r>
        <w:rPr>
          <w:rFonts w:hint="eastAsia"/>
          <w:lang w:val="en-US" w:eastAsia="zh-CN"/>
        </w:rPr>
        <w:t>根据仿真设备的实时状态进行调整，以便于对用户对仿真设备的操作进行保障</w:t>
      </w:r>
      <w:r>
        <w:rPr>
          <w:rFonts w:hint="eastAsia"/>
        </w:rPr>
        <w:t>，其整个操作流程如下：</w:t>
      </w:r>
    </w:p>
    <w:p w14:paraId="663BD567">
      <w:pPr>
        <w:ind w:firstLine="420"/>
        <w:jc w:val="center"/>
        <w:rPr>
          <w:rFonts w:hint="eastAsia" w:eastAsia="宋体"/>
          <w:lang w:eastAsia="zh-CN"/>
        </w:rPr>
      </w:pPr>
      <w:r>
        <w:rPr>
          <w:rFonts w:hint="eastAsia" w:eastAsia="宋体"/>
          <w:lang w:eastAsia="zh-CN"/>
        </w:rPr>
        <w:drawing>
          <wp:inline distT="0" distB="0" distL="114300" distR="114300">
            <wp:extent cx="1600200" cy="6245860"/>
            <wp:effectExtent l="0" t="0" r="0" b="0"/>
            <wp:docPr id="17" name="图片 14" descr="仿真设备管理流程图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descr="仿真设备管理流程图 (5)"/>
                    <pic:cNvPicPr>
                      <a:picLocks noChangeAspect="1"/>
                    </pic:cNvPicPr>
                  </pic:nvPicPr>
                  <pic:blipFill>
                    <a:blip r:embed="rId32"/>
                    <a:stretch>
                      <a:fillRect/>
                    </a:stretch>
                  </pic:blipFill>
                  <pic:spPr>
                    <a:xfrm>
                      <a:off x="0" y="0"/>
                      <a:ext cx="1600200" cy="6245860"/>
                    </a:xfrm>
                    <a:prstGeom prst="rect">
                      <a:avLst/>
                    </a:prstGeom>
                    <a:noFill/>
                    <a:ln>
                      <a:noFill/>
                    </a:ln>
                  </pic:spPr>
                </pic:pic>
              </a:graphicData>
            </a:graphic>
          </wp:inline>
        </w:drawing>
      </w:r>
    </w:p>
    <w:p w14:paraId="5AE720AD">
      <w:pPr>
        <w:ind w:firstLine="400" w:firstLineChars="200"/>
        <w:rPr>
          <w:rFonts w:hint="eastAsia"/>
        </w:rPr>
      </w:pPr>
      <w:r>
        <w:rPr>
          <w:rFonts w:hint="eastAsia"/>
          <w:lang w:val="en-US" w:eastAsia="zh-CN"/>
        </w:rPr>
        <w:t>平台操作人员</w:t>
      </w:r>
      <w:r>
        <w:rPr>
          <w:rFonts w:hint="eastAsia"/>
        </w:rPr>
        <w:t>登录进</w:t>
      </w:r>
      <w:r>
        <w:rPr>
          <w:rFonts w:hint="eastAsia"/>
          <w:lang w:val="en-US" w:eastAsia="zh-CN"/>
        </w:rPr>
        <w:t>数据管理平台，进入仿真设备管理菜单，点击需要修改的对应仿真设备信息右侧的更多按钮，选中“设备状态”按钮，进入修改页面</w:t>
      </w:r>
      <w:r>
        <w:rPr>
          <w:rFonts w:hint="eastAsia"/>
        </w:rPr>
        <w:t>，</w:t>
      </w:r>
      <w:r>
        <w:rPr>
          <w:rFonts w:hint="eastAsia"/>
          <w:lang w:val="en-US" w:eastAsia="zh-CN"/>
        </w:rPr>
        <w:t>选中修改的设备状态，点击确定，完成修改</w:t>
      </w:r>
      <w:r>
        <w:rPr>
          <w:rFonts w:hint="eastAsia"/>
        </w:rPr>
        <w:t>，保存</w:t>
      </w:r>
      <w:r>
        <w:rPr>
          <w:rFonts w:hint="eastAsia"/>
          <w:lang w:val="en-US" w:eastAsia="zh-CN"/>
        </w:rPr>
        <w:t>数据</w:t>
      </w:r>
      <w:r>
        <w:rPr>
          <w:rFonts w:hint="eastAsia"/>
        </w:rPr>
        <w:t>至数据库，整个流程结束。</w:t>
      </w:r>
    </w:p>
    <w:p w14:paraId="208EAE99">
      <w:pPr>
        <w:ind w:firstLine="420"/>
      </w:pPr>
      <w:r>
        <w:rPr>
          <w:rFonts w:hint="eastAsia"/>
          <w:lang w:val="en-US" w:eastAsia="zh-CN"/>
        </w:rPr>
        <w:t>4</w:t>
      </w:r>
      <w:r>
        <w:rPr>
          <w:rFonts w:hint="eastAsia"/>
        </w:rPr>
        <w:t>、删除</w:t>
      </w:r>
      <w:r>
        <w:rPr>
          <w:rFonts w:hint="eastAsia"/>
          <w:lang w:val="en-US" w:eastAsia="zh-CN"/>
        </w:rPr>
        <w:t>仿真设备</w:t>
      </w:r>
      <w:r>
        <w:rPr>
          <w:rFonts w:hint="eastAsia"/>
        </w:rPr>
        <w:t>用于</w:t>
      </w:r>
      <w:r>
        <w:rPr>
          <w:rFonts w:hint="eastAsia"/>
          <w:lang w:eastAsia="zh-CN"/>
        </w:rPr>
        <w:t>平台操作人员</w:t>
      </w:r>
      <w:r>
        <w:rPr>
          <w:rFonts w:hint="eastAsia"/>
        </w:rPr>
        <w:t>在</w:t>
      </w:r>
      <w:r>
        <w:rPr>
          <w:rFonts w:hint="eastAsia"/>
          <w:lang w:val="en-US" w:eastAsia="zh-CN"/>
        </w:rPr>
        <w:t>仿真设备信息无效后，相关</w:t>
      </w:r>
      <w:r>
        <w:rPr>
          <w:rFonts w:hint="eastAsia"/>
        </w:rPr>
        <w:t>信息已经没有意义的情况下，对该</w:t>
      </w:r>
      <w:r>
        <w:rPr>
          <w:rFonts w:hint="eastAsia"/>
          <w:lang w:val="en-US" w:eastAsia="zh-CN"/>
        </w:rPr>
        <w:t>仿真设备</w:t>
      </w:r>
      <w:r>
        <w:rPr>
          <w:rFonts w:hint="eastAsia"/>
        </w:rPr>
        <w:t>信息进行删除的操作，整个操作流程如下：</w:t>
      </w:r>
    </w:p>
    <w:p w14:paraId="777777CA">
      <w:pPr>
        <w:ind w:firstLine="420"/>
        <w:jc w:val="center"/>
        <w:rPr>
          <w:rFonts w:hint="eastAsia" w:eastAsia="宋体"/>
          <w:lang w:eastAsia="zh-CN"/>
        </w:rPr>
      </w:pPr>
      <w:r>
        <w:rPr>
          <w:rFonts w:hint="eastAsia" w:eastAsia="宋体"/>
          <w:lang w:eastAsia="zh-CN"/>
        </w:rPr>
        <w:drawing>
          <wp:inline distT="0" distB="0" distL="114300" distR="114300">
            <wp:extent cx="1774825" cy="5723890"/>
            <wp:effectExtent l="0" t="0" r="0" b="0"/>
            <wp:docPr id="19" name="图片 15" descr="仿真设备管理流程图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5" descr="仿真设备管理流程图 (2)"/>
                    <pic:cNvPicPr>
                      <a:picLocks noChangeAspect="1"/>
                    </pic:cNvPicPr>
                  </pic:nvPicPr>
                  <pic:blipFill>
                    <a:blip r:embed="rId33"/>
                    <a:stretch>
                      <a:fillRect/>
                    </a:stretch>
                  </pic:blipFill>
                  <pic:spPr>
                    <a:xfrm>
                      <a:off x="0" y="0"/>
                      <a:ext cx="1774825" cy="5723890"/>
                    </a:xfrm>
                    <a:prstGeom prst="rect">
                      <a:avLst/>
                    </a:prstGeom>
                    <a:noFill/>
                    <a:ln>
                      <a:noFill/>
                    </a:ln>
                  </pic:spPr>
                </pic:pic>
              </a:graphicData>
            </a:graphic>
          </wp:inline>
        </w:drawing>
      </w:r>
    </w:p>
    <w:p w14:paraId="687986C9">
      <w:pPr>
        <w:ind w:firstLine="400" w:firstLineChars="200"/>
      </w:pPr>
      <w:r>
        <w:rPr>
          <w:rFonts w:hint="eastAsia"/>
          <w:lang w:val="en-US" w:eastAsia="zh-CN"/>
        </w:rPr>
        <w:t>平台操作人员</w:t>
      </w:r>
      <w:r>
        <w:rPr>
          <w:rFonts w:hint="eastAsia"/>
        </w:rPr>
        <w:t>登录进</w:t>
      </w:r>
      <w:r>
        <w:rPr>
          <w:rFonts w:hint="eastAsia"/>
          <w:lang w:val="en-US" w:eastAsia="zh-CN"/>
        </w:rPr>
        <w:t>数据管理平台，进入仿真设备管理菜单，点击需要删除的对应仿真设备信息右侧的删除按钮，弹出“是否确认删除仿真设备”提示框，在点击确认后，执行删除操作提交并持久化，</w:t>
      </w:r>
      <w:r>
        <w:rPr>
          <w:rFonts w:hint="eastAsia"/>
        </w:rPr>
        <w:t>保存至数据库，整个流程结束。</w:t>
      </w:r>
    </w:p>
    <w:p w14:paraId="35F14557">
      <w:r>
        <w:rPr>
          <w:rFonts w:hint="eastAsia"/>
          <w:lang w:val="en-US" w:eastAsia="zh-CN"/>
        </w:rPr>
        <w:tab/>
      </w:r>
      <w:r>
        <w:rPr>
          <w:rFonts w:hint="eastAsia"/>
          <w:lang w:val="en-US" w:eastAsia="zh-CN"/>
        </w:rPr>
        <w:t>5、</w:t>
      </w:r>
      <w:r>
        <w:rPr>
          <w:rFonts w:hint="eastAsia"/>
        </w:rPr>
        <w:t>查看</w:t>
      </w:r>
      <w:r>
        <w:rPr>
          <w:rFonts w:hint="eastAsia"/>
          <w:lang w:val="en-US" w:eastAsia="zh-CN"/>
        </w:rPr>
        <w:t>仿真设备详情</w:t>
      </w:r>
      <w:r>
        <w:rPr>
          <w:rFonts w:hint="eastAsia"/>
        </w:rPr>
        <w:t>用于</w:t>
      </w:r>
      <w:r>
        <w:rPr>
          <w:rFonts w:hint="eastAsia"/>
          <w:lang w:val="en-US" w:eastAsia="zh-CN"/>
        </w:rPr>
        <w:t>平台操作人员</w:t>
      </w:r>
      <w:r>
        <w:rPr>
          <w:rFonts w:hint="eastAsia"/>
        </w:rPr>
        <w:t>在</w:t>
      </w:r>
      <w:r>
        <w:rPr>
          <w:rFonts w:hint="eastAsia"/>
          <w:lang w:val="en-US" w:eastAsia="zh-CN"/>
        </w:rPr>
        <w:t>添加仿真设备信息</w:t>
      </w:r>
      <w:r>
        <w:rPr>
          <w:rFonts w:hint="eastAsia"/>
        </w:rPr>
        <w:t>后，查看</w:t>
      </w:r>
      <w:r>
        <w:rPr>
          <w:rFonts w:hint="eastAsia"/>
          <w:lang w:val="en-US" w:eastAsia="zh-CN"/>
        </w:rPr>
        <w:t>仿真设备具体信息</w:t>
      </w:r>
      <w:r>
        <w:rPr>
          <w:rFonts w:hint="eastAsia"/>
        </w:rPr>
        <w:t>的操作，其整个操作流程如下图所示：</w:t>
      </w:r>
    </w:p>
    <w:p w14:paraId="69C63CC8">
      <w:pPr>
        <w:ind w:firstLine="420"/>
        <w:jc w:val="center"/>
        <w:rPr>
          <w:rFonts w:hint="eastAsia" w:eastAsia="宋体"/>
          <w:lang w:eastAsia="zh-CN"/>
        </w:rPr>
      </w:pPr>
      <w:r>
        <w:rPr>
          <w:rFonts w:hint="eastAsia" w:eastAsia="宋体"/>
          <w:lang w:eastAsia="zh-CN"/>
        </w:rPr>
        <w:drawing>
          <wp:inline distT="0" distB="0" distL="114300" distR="114300">
            <wp:extent cx="1285875" cy="4141470"/>
            <wp:effectExtent l="0" t="0" r="0" b="0"/>
            <wp:docPr id="10" name="图片 16" descr="仿真设备管理流程图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6" descr="仿真设备管理流程图 (3)"/>
                    <pic:cNvPicPr>
                      <a:picLocks noChangeAspect="1"/>
                    </pic:cNvPicPr>
                  </pic:nvPicPr>
                  <pic:blipFill>
                    <a:blip r:embed="rId34"/>
                    <a:stretch>
                      <a:fillRect/>
                    </a:stretch>
                  </pic:blipFill>
                  <pic:spPr>
                    <a:xfrm>
                      <a:off x="0" y="0"/>
                      <a:ext cx="1285875" cy="4141470"/>
                    </a:xfrm>
                    <a:prstGeom prst="rect">
                      <a:avLst/>
                    </a:prstGeom>
                    <a:noFill/>
                    <a:ln>
                      <a:noFill/>
                    </a:ln>
                  </pic:spPr>
                </pic:pic>
              </a:graphicData>
            </a:graphic>
          </wp:inline>
        </w:drawing>
      </w:r>
    </w:p>
    <w:p w14:paraId="37CF06F6">
      <w:pPr>
        <w:ind w:firstLine="400" w:firstLineChars="200"/>
      </w:pPr>
      <w:r>
        <w:rPr>
          <w:rFonts w:hint="eastAsia"/>
          <w:lang w:val="en-US" w:eastAsia="zh-CN"/>
        </w:rPr>
        <w:t>平台操作人员</w:t>
      </w:r>
      <w:r>
        <w:rPr>
          <w:rFonts w:hint="eastAsia"/>
        </w:rPr>
        <w:t>登录进</w:t>
      </w:r>
      <w:r>
        <w:rPr>
          <w:rFonts w:hint="eastAsia"/>
          <w:lang w:val="en-US" w:eastAsia="zh-CN"/>
        </w:rPr>
        <w:t>数据管理平台，进入仿真设备管理菜单，点击需要查看详情的对应仿真设备信息右侧的详情按钮，跳转到仿真设备详情界面展示具体仿真设备数据</w:t>
      </w:r>
      <w:r>
        <w:rPr>
          <w:rFonts w:hint="eastAsia"/>
        </w:rPr>
        <w:t>，整个流程结束。</w:t>
      </w:r>
    </w:p>
    <w:p w14:paraId="683B7AB1">
      <w:pPr>
        <w:ind w:firstLine="420"/>
      </w:pPr>
      <w:r>
        <w:rPr>
          <w:rFonts w:hint="eastAsia"/>
          <w:lang w:val="en-US" w:eastAsia="zh-CN"/>
        </w:rPr>
        <w:t>6、导出 Excel</w:t>
      </w:r>
      <w:r>
        <w:rPr>
          <w:rFonts w:hint="eastAsia"/>
        </w:rPr>
        <w:t>用于</w:t>
      </w:r>
      <w:r>
        <w:rPr>
          <w:rFonts w:hint="eastAsia"/>
          <w:lang w:eastAsia="zh-CN"/>
        </w:rPr>
        <w:t>平台操作人员</w:t>
      </w:r>
      <w:r>
        <w:rPr>
          <w:rFonts w:hint="eastAsia"/>
          <w:lang w:val="en-US" w:eastAsia="zh-CN"/>
        </w:rPr>
        <w:t>需要快速获取所有仿真设备数据时，可以将所有仿真设备数据批量导出到 Excel 并下载到本地</w:t>
      </w:r>
      <w:r>
        <w:rPr>
          <w:rFonts w:hint="eastAsia"/>
        </w:rPr>
        <w:t>，其整个操作流程如下图所示：</w:t>
      </w:r>
    </w:p>
    <w:p w14:paraId="04C301B0">
      <w:pPr>
        <w:ind w:firstLine="420"/>
        <w:jc w:val="center"/>
        <w:rPr>
          <w:rFonts w:hint="eastAsia" w:eastAsia="宋体"/>
          <w:lang w:eastAsia="zh-CN"/>
        </w:rPr>
      </w:pPr>
      <w:r>
        <w:rPr>
          <w:rFonts w:hint="eastAsia" w:eastAsia="宋体"/>
          <w:lang w:eastAsia="zh-CN"/>
        </w:rPr>
        <w:drawing>
          <wp:inline distT="0" distB="0" distL="114300" distR="114300">
            <wp:extent cx="1323340" cy="4307205"/>
            <wp:effectExtent l="0" t="0" r="0" b="0"/>
            <wp:docPr id="1" name="图片 17" descr="仿真设备管理流程图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7" descr="仿真设备管理流程图 (4)"/>
                    <pic:cNvPicPr>
                      <a:picLocks noChangeAspect="1"/>
                    </pic:cNvPicPr>
                  </pic:nvPicPr>
                  <pic:blipFill>
                    <a:blip r:embed="rId35"/>
                    <a:stretch>
                      <a:fillRect/>
                    </a:stretch>
                  </pic:blipFill>
                  <pic:spPr>
                    <a:xfrm>
                      <a:off x="0" y="0"/>
                      <a:ext cx="1323340" cy="4307205"/>
                    </a:xfrm>
                    <a:prstGeom prst="rect">
                      <a:avLst/>
                    </a:prstGeom>
                    <a:noFill/>
                    <a:ln>
                      <a:noFill/>
                    </a:ln>
                  </pic:spPr>
                </pic:pic>
              </a:graphicData>
            </a:graphic>
          </wp:inline>
        </w:drawing>
      </w:r>
    </w:p>
    <w:p w14:paraId="0B5E6598">
      <w:pPr>
        <w:ind w:firstLine="400" w:firstLineChars="200"/>
        <w:rPr>
          <w:rFonts w:hint="eastAsia"/>
        </w:rPr>
      </w:pPr>
      <w:r>
        <w:rPr>
          <w:rFonts w:hint="eastAsia"/>
          <w:lang w:val="en-US" w:eastAsia="zh-CN"/>
        </w:rPr>
        <w:t>平台操作人员</w:t>
      </w:r>
      <w:r>
        <w:rPr>
          <w:rFonts w:hint="eastAsia"/>
        </w:rPr>
        <w:t>登录进</w:t>
      </w:r>
      <w:r>
        <w:rPr>
          <w:rFonts w:hint="eastAsia"/>
          <w:lang w:val="en-US" w:eastAsia="zh-CN"/>
        </w:rPr>
        <w:t>数据管理平台，进入仿真设备管理菜单，点击“导出Excel”按钮，下载“仿真设备-xx.xls”文件</w:t>
      </w:r>
      <w:r>
        <w:rPr>
          <w:rFonts w:hint="eastAsia"/>
        </w:rPr>
        <w:t>，整个流程结束。</w:t>
      </w:r>
    </w:p>
    <w:p w14:paraId="1A4206B7">
      <w:pPr>
        <w:ind w:firstLine="420"/>
      </w:pPr>
      <w:r>
        <w:rPr>
          <w:rFonts w:hint="eastAsia"/>
          <w:lang w:val="en-US" w:eastAsia="zh-CN"/>
        </w:rPr>
        <w:t>7、多条件查询</w:t>
      </w:r>
      <w:r>
        <w:rPr>
          <w:rFonts w:hint="eastAsia"/>
        </w:rPr>
        <w:t>用于</w:t>
      </w:r>
      <w:r>
        <w:rPr>
          <w:rFonts w:hint="eastAsia"/>
          <w:lang w:eastAsia="zh-CN"/>
        </w:rPr>
        <w:t>平台操作人员</w:t>
      </w:r>
      <w:r>
        <w:rPr>
          <w:rFonts w:hint="eastAsia"/>
          <w:lang w:val="en-US" w:eastAsia="zh-CN"/>
        </w:rPr>
        <w:t>根据条件筛选查询符合的仿真设备数据，可进行筛选的条件有：设备编号、设备名称、所在实验室名称、类别、设备状态、更新开始时间、更新结束时间</w:t>
      </w:r>
      <w:r>
        <w:rPr>
          <w:rFonts w:hint="eastAsia"/>
        </w:rPr>
        <w:t>，其整个操作流程如下图所示：</w:t>
      </w:r>
    </w:p>
    <w:p w14:paraId="3AE140FA">
      <w:pPr>
        <w:ind w:firstLine="420"/>
        <w:jc w:val="center"/>
        <w:rPr>
          <w:rFonts w:hint="eastAsia" w:eastAsia="宋体"/>
          <w:lang w:eastAsia="zh-CN"/>
        </w:rPr>
      </w:pPr>
      <w:r>
        <w:rPr>
          <w:rFonts w:hint="eastAsia" w:eastAsia="宋体"/>
          <w:lang w:eastAsia="zh-CN"/>
        </w:rPr>
        <w:drawing>
          <wp:inline distT="0" distB="0" distL="114300" distR="114300">
            <wp:extent cx="1266190" cy="4204335"/>
            <wp:effectExtent l="0" t="0" r="0" b="0"/>
            <wp:docPr id="8" name="图片 18" descr="仿真设备管理流程图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8" descr="仿真设备管理流程图 (6)"/>
                    <pic:cNvPicPr>
                      <a:picLocks noChangeAspect="1"/>
                    </pic:cNvPicPr>
                  </pic:nvPicPr>
                  <pic:blipFill>
                    <a:blip r:embed="rId36"/>
                    <a:stretch>
                      <a:fillRect/>
                    </a:stretch>
                  </pic:blipFill>
                  <pic:spPr>
                    <a:xfrm>
                      <a:off x="0" y="0"/>
                      <a:ext cx="1266190" cy="4204335"/>
                    </a:xfrm>
                    <a:prstGeom prst="rect">
                      <a:avLst/>
                    </a:prstGeom>
                    <a:noFill/>
                    <a:ln>
                      <a:noFill/>
                    </a:ln>
                  </pic:spPr>
                </pic:pic>
              </a:graphicData>
            </a:graphic>
          </wp:inline>
        </w:drawing>
      </w:r>
    </w:p>
    <w:p w14:paraId="7C033EF8">
      <w:pPr>
        <w:ind w:firstLine="400" w:firstLineChars="200"/>
        <w:rPr>
          <w:rFonts w:hint="eastAsia"/>
        </w:rPr>
      </w:pPr>
      <w:r>
        <w:rPr>
          <w:rFonts w:hint="eastAsia"/>
          <w:lang w:val="en-US" w:eastAsia="zh-CN"/>
        </w:rPr>
        <w:t>平台操作人员</w:t>
      </w:r>
      <w:r>
        <w:rPr>
          <w:rFonts w:hint="eastAsia"/>
        </w:rPr>
        <w:t>登录进</w:t>
      </w:r>
      <w:r>
        <w:rPr>
          <w:rFonts w:hint="eastAsia"/>
          <w:lang w:val="en-US" w:eastAsia="zh-CN"/>
        </w:rPr>
        <w:t>数据管理平台，在查询框中根据查询字段输入筛选条件，点击查询按钮，在仿真设备列表中回显查询到的数据</w:t>
      </w:r>
      <w:r>
        <w:rPr>
          <w:rFonts w:hint="eastAsia"/>
        </w:rPr>
        <w:t>，整个流程结束。</w:t>
      </w:r>
    </w:p>
    <w:p w14:paraId="46CA464B">
      <w:pPr>
        <w:ind w:firstLine="420"/>
      </w:pPr>
      <w:r>
        <w:rPr>
          <w:rFonts w:hint="eastAsia"/>
        </w:rPr>
        <w:t>整个</w:t>
      </w:r>
      <w:r>
        <w:rPr>
          <w:rFonts w:hint="eastAsia"/>
          <w:lang w:val="en-US" w:eastAsia="zh-CN"/>
        </w:rPr>
        <w:t>仿真设备</w:t>
      </w:r>
      <w:r>
        <w:rPr>
          <w:rFonts w:hint="eastAsia"/>
        </w:rPr>
        <w:t>管理的用例图如下：</w:t>
      </w:r>
    </w:p>
    <w:p w14:paraId="6A352CC7">
      <w:pPr>
        <w:pStyle w:val="3"/>
        <w:rPr>
          <w:rFonts w:hint="eastAsia"/>
        </w:rPr>
      </w:pPr>
      <w:r>
        <w:drawing>
          <wp:inline distT="0" distB="0" distL="114300" distR="114300">
            <wp:extent cx="2958465" cy="2835910"/>
            <wp:effectExtent l="0" t="0" r="635" b="8890"/>
            <wp:docPr id="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9"/>
                    <pic:cNvPicPr>
                      <a:picLocks noChangeAspect="1"/>
                    </pic:cNvPicPr>
                  </pic:nvPicPr>
                  <pic:blipFill>
                    <a:blip r:embed="rId37"/>
                    <a:stretch>
                      <a:fillRect/>
                    </a:stretch>
                  </pic:blipFill>
                  <pic:spPr>
                    <a:xfrm>
                      <a:off x="0" y="0"/>
                      <a:ext cx="2958465" cy="2835910"/>
                    </a:xfrm>
                    <a:prstGeom prst="rect">
                      <a:avLst/>
                    </a:prstGeom>
                    <a:noFill/>
                    <a:ln>
                      <a:noFill/>
                    </a:ln>
                  </pic:spPr>
                </pic:pic>
              </a:graphicData>
            </a:graphic>
          </wp:inline>
        </w:drawing>
      </w:r>
    </w:p>
    <w:p w14:paraId="138EFA70">
      <w:pPr>
        <w:rPr>
          <w:rFonts w:hint="eastAsia" w:ascii="宋体"/>
          <w:lang w:val="zh-CN"/>
        </w:rPr>
      </w:pPr>
    </w:p>
    <w:p w14:paraId="16FB5DBD">
      <w:pPr>
        <w:pStyle w:val="4"/>
        <w:rPr>
          <w:rFonts w:hint="eastAsia"/>
        </w:rPr>
      </w:pPr>
      <w:bookmarkStart w:id="17" w:name="_Toc8960"/>
      <w:r>
        <w:rPr>
          <w:rFonts w:hint="eastAsia"/>
        </w:rPr>
        <w:t>师资管理</w:t>
      </w:r>
      <w:bookmarkEnd w:id="17"/>
    </w:p>
    <w:p w14:paraId="55BC8179">
      <w:pPr>
        <w:ind w:firstLine="400"/>
      </w:pPr>
      <w:r>
        <w:rPr>
          <w:rFonts w:hint="eastAsia"/>
          <w:lang w:val="zh-CN"/>
        </w:rPr>
        <w:t>师资</w:t>
      </w:r>
      <w:r>
        <w:rPr>
          <w:rFonts w:hint="eastAsia"/>
        </w:rPr>
        <w:t>管理包括</w:t>
      </w:r>
      <w:r>
        <w:rPr>
          <w:rFonts w:hint="eastAsia"/>
          <w:lang w:val="en-US" w:eastAsia="zh-CN"/>
        </w:rPr>
        <w:t>新增</w:t>
      </w:r>
      <w:r>
        <w:rPr>
          <w:rFonts w:hint="eastAsia"/>
          <w:lang w:val="zh-CN"/>
        </w:rPr>
        <w:t>师资</w:t>
      </w:r>
      <w:r>
        <w:rPr>
          <w:rFonts w:hint="eastAsia"/>
        </w:rPr>
        <w:t>、</w:t>
      </w:r>
      <w:r>
        <w:rPr>
          <w:rFonts w:hint="eastAsia"/>
          <w:lang w:val="en-US" w:eastAsia="zh-CN"/>
        </w:rPr>
        <w:t>编辑</w:t>
      </w:r>
      <w:r>
        <w:rPr>
          <w:rFonts w:hint="eastAsia"/>
          <w:lang w:val="zh-CN"/>
        </w:rPr>
        <w:t>师资</w:t>
      </w:r>
      <w:r>
        <w:rPr>
          <w:rFonts w:hint="eastAsia"/>
          <w:lang w:val="en-US" w:eastAsia="zh-CN"/>
        </w:rPr>
        <w:t>信息</w:t>
      </w:r>
      <w:r>
        <w:rPr>
          <w:rFonts w:hint="eastAsia"/>
        </w:rPr>
        <w:t>、</w:t>
      </w:r>
      <w:r>
        <w:rPr>
          <w:rFonts w:hint="eastAsia"/>
          <w:lang w:val="en-US" w:eastAsia="zh-CN"/>
        </w:rPr>
        <w:t>师资账号设置</w:t>
      </w:r>
      <w:r>
        <w:rPr>
          <w:rFonts w:hint="eastAsia"/>
        </w:rPr>
        <w:t>、删除</w:t>
      </w:r>
      <w:r>
        <w:rPr>
          <w:rFonts w:hint="eastAsia"/>
          <w:lang w:val="zh-CN"/>
        </w:rPr>
        <w:t>师资</w:t>
      </w:r>
      <w:r>
        <w:rPr>
          <w:rFonts w:hint="eastAsia"/>
        </w:rPr>
        <w:t>、查看</w:t>
      </w:r>
      <w:r>
        <w:rPr>
          <w:rFonts w:hint="eastAsia"/>
          <w:lang w:val="zh-CN"/>
        </w:rPr>
        <w:t>师资</w:t>
      </w:r>
      <w:r>
        <w:rPr>
          <w:rFonts w:hint="eastAsia"/>
          <w:lang w:val="en-US" w:eastAsia="zh-CN"/>
        </w:rPr>
        <w:t>详情、多条件查询</w:t>
      </w:r>
      <w:r>
        <w:rPr>
          <w:rFonts w:hint="eastAsia"/>
        </w:rPr>
        <w:t>等操作。</w:t>
      </w:r>
    </w:p>
    <w:p w14:paraId="0C9C9C88">
      <w:pPr>
        <w:ind w:firstLine="400"/>
        <w:rPr>
          <w:rFonts w:hint="eastAsia" w:eastAsia="宋体"/>
          <w:lang w:eastAsia="zh-CN"/>
        </w:rPr>
      </w:pPr>
      <w:r>
        <w:rPr>
          <w:rFonts w:hint="eastAsia"/>
        </w:rPr>
        <w:t>1、</w:t>
      </w:r>
      <w:r>
        <w:rPr>
          <w:rFonts w:hint="eastAsia"/>
          <w:lang w:val="en-US" w:eastAsia="zh-CN"/>
        </w:rPr>
        <w:t>新增</w:t>
      </w:r>
      <w:r>
        <w:rPr>
          <w:rFonts w:hint="eastAsia"/>
          <w:lang w:val="zh-CN"/>
        </w:rPr>
        <w:t>师资</w:t>
      </w:r>
      <w:r>
        <w:rPr>
          <w:rFonts w:hint="eastAsia"/>
        </w:rPr>
        <w:t>用于</w:t>
      </w:r>
      <w:r>
        <w:rPr>
          <w:rFonts w:hint="eastAsia"/>
          <w:lang w:val="en-US" w:eastAsia="zh-CN"/>
        </w:rPr>
        <w:t>平台操作人员根据高校新增的师资信息，通过新增入口录入师资数据。</w:t>
      </w:r>
    </w:p>
    <w:p w14:paraId="663EEEFA">
      <w:pPr>
        <w:ind w:firstLine="400" w:firstLineChars="200"/>
      </w:pPr>
      <w:r>
        <w:rPr>
          <w:rFonts w:hint="eastAsia"/>
          <w:lang w:val="en-US" w:eastAsia="zh-CN"/>
        </w:rPr>
        <w:t>平台操作人员</w:t>
      </w:r>
      <w:r>
        <w:rPr>
          <w:rFonts w:hint="eastAsia"/>
        </w:rPr>
        <w:t>登录进</w:t>
      </w:r>
      <w:r>
        <w:rPr>
          <w:rFonts w:hint="eastAsia"/>
          <w:lang w:val="en-US" w:eastAsia="zh-CN"/>
        </w:rPr>
        <w:t>数据管理平台，进入师资管理菜单，点击新增按钮，进入新增页面</w:t>
      </w:r>
      <w:r>
        <w:rPr>
          <w:rFonts w:hint="eastAsia"/>
        </w:rPr>
        <w:t>，填写相关必要信息后，保存至数据库，整个流程结束。</w:t>
      </w:r>
    </w:p>
    <w:p w14:paraId="4E99C05A">
      <w:pPr>
        <w:ind w:firstLine="420"/>
        <w:rPr>
          <w:rFonts w:hint="eastAsia" w:eastAsia="宋体"/>
          <w:lang w:eastAsia="zh-CN"/>
        </w:rPr>
      </w:pPr>
      <w:r>
        <w:rPr>
          <w:rFonts w:hint="eastAsia"/>
        </w:rPr>
        <w:t>2、</w:t>
      </w:r>
      <w:r>
        <w:rPr>
          <w:rFonts w:hint="eastAsia"/>
          <w:lang w:val="en-US" w:eastAsia="zh-CN"/>
        </w:rPr>
        <w:t>编辑师资信息</w:t>
      </w:r>
      <w:r>
        <w:rPr>
          <w:rFonts w:hint="eastAsia"/>
        </w:rPr>
        <w:t>用于</w:t>
      </w:r>
      <w:r>
        <w:rPr>
          <w:rFonts w:hint="eastAsia"/>
          <w:lang w:val="en-US" w:eastAsia="zh-CN"/>
        </w:rPr>
        <w:t>平台操作人员</w:t>
      </w:r>
      <w:r>
        <w:rPr>
          <w:rFonts w:hint="eastAsia"/>
        </w:rPr>
        <w:t>在</w:t>
      </w:r>
      <w:r>
        <w:rPr>
          <w:rFonts w:hint="eastAsia"/>
          <w:lang w:val="en-US" w:eastAsia="zh-CN"/>
        </w:rPr>
        <w:t>添加师资信息</w:t>
      </w:r>
      <w:r>
        <w:rPr>
          <w:rFonts w:hint="eastAsia"/>
        </w:rPr>
        <w:t>后，在有必要对</w:t>
      </w:r>
      <w:r>
        <w:rPr>
          <w:rFonts w:hint="eastAsia"/>
          <w:lang w:val="en-US" w:eastAsia="zh-CN"/>
        </w:rPr>
        <w:t>师资</w:t>
      </w:r>
      <w:r>
        <w:rPr>
          <w:rFonts w:hint="eastAsia"/>
        </w:rPr>
        <w:t>信息进行修改时所做的操作</w:t>
      </w:r>
      <w:r>
        <w:rPr>
          <w:rFonts w:hint="eastAsia"/>
          <w:lang w:eastAsia="zh-CN"/>
        </w:rPr>
        <w:t>。</w:t>
      </w:r>
    </w:p>
    <w:p w14:paraId="08301A7D">
      <w:pPr>
        <w:ind w:firstLine="400" w:firstLineChars="200"/>
        <w:rPr>
          <w:rFonts w:hint="eastAsia"/>
        </w:rPr>
      </w:pPr>
      <w:r>
        <w:rPr>
          <w:rFonts w:hint="eastAsia"/>
          <w:lang w:val="en-US" w:eastAsia="zh-CN"/>
        </w:rPr>
        <w:t>平台操作人员</w:t>
      </w:r>
      <w:r>
        <w:rPr>
          <w:rFonts w:hint="eastAsia"/>
        </w:rPr>
        <w:t>登录进</w:t>
      </w:r>
      <w:r>
        <w:rPr>
          <w:rFonts w:hint="eastAsia"/>
          <w:lang w:val="en-US" w:eastAsia="zh-CN"/>
        </w:rPr>
        <w:t>数据管理平台，进入师资管理菜单，点击需要修改的对应师资信息右侧的编辑按钮，进入修改页面</w:t>
      </w:r>
      <w:r>
        <w:rPr>
          <w:rFonts w:hint="eastAsia"/>
        </w:rPr>
        <w:t>，填写</w:t>
      </w:r>
      <w:r>
        <w:rPr>
          <w:rFonts w:hint="eastAsia"/>
          <w:lang w:val="en-US" w:eastAsia="zh-CN"/>
        </w:rPr>
        <w:t>需要订正的师资信息</w:t>
      </w:r>
      <w:r>
        <w:rPr>
          <w:rFonts w:hint="eastAsia"/>
        </w:rPr>
        <w:t>后，保存至数据库，整个流程结束。</w:t>
      </w:r>
    </w:p>
    <w:p w14:paraId="606E9E82">
      <w:pPr>
        <w:ind w:firstLine="420"/>
        <w:rPr>
          <w:rFonts w:hint="eastAsia" w:eastAsia="宋体"/>
          <w:lang w:eastAsia="zh-CN"/>
        </w:rPr>
      </w:pPr>
      <w:r>
        <w:rPr>
          <w:rFonts w:hint="eastAsia"/>
          <w:color w:val="000000"/>
          <w:lang w:val="en-US" w:eastAsia="zh-CN"/>
        </w:rPr>
        <w:t>3</w:t>
      </w:r>
      <w:r>
        <w:rPr>
          <w:rFonts w:hint="eastAsia"/>
          <w:color w:val="000000"/>
        </w:rPr>
        <w:t>、</w:t>
      </w:r>
      <w:r>
        <w:rPr>
          <w:rFonts w:hint="eastAsia"/>
          <w:lang w:val="en-US" w:eastAsia="zh-CN"/>
        </w:rPr>
        <w:t>师资账号设</w:t>
      </w:r>
      <w:r>
        <w:rPr>
          <w:rFonts w:hint="eastAsia" w:ascii="Arial" w:hAnsi="Arial" w:eastAsia="宋体" w:cs="Times New Roman"/>
          <w:lang w:val="en-US" w:eastAsia="zh-CN"/>
        </w:rPr>
        <w:t>置用于平台操</w:t>
      </w:r>
      <w:r>
        <w:rPr>
          <w:rFonts w:hint="eastAsia"/>
          <w:color w:val="000000"/>
          <w:lang w:val="en-US" w:eastAsia="zh-CN"/>
        </w:rPr>
        <w:t>作人员重置师资账号密码信息，防止个人信息泄露以及忘记带来的风险。</w:t>
      </w:r>
    </w:p>
    <w:p w14:paraId="115FB9AF">
      <w:pPr>
        <w:ind w:firstLine="400" w:firstLineChars="200"/>
        <w:rPr>
          <w:rFonts w:hint="eastAsia"/>
        </w:rPr>
      </w:pPr>
      <w:r>
        <w:rPr>
          <w:rFonts w:hint="eastAsia"/>
          <w:lang w:val="en-US" w:eastAsia="zh-CN"/>
        </w:rPr>
        <w:t>平台操作人员</w:t>
      </w:r>
      <w:r>
        <w:rPr>
          <w:rFonts w:hint="eastAsia"/>
        </w:rPr>
        <w:t>登录进</w:t>
      </w:r>
      <w:r>
        <w:rPr>
          <w:rFonts w:hint="eastAsia"/>
          <w:lang w:val="en-US" w:eastAsia="zh-CN"/>
        </w:rPr>
        <w:t>数据管理平台，进入师资管理菜单，点击需要修改的对应师资信息右侧的更多按钮，选中“账号设置”按钮，进入账号密码设置页面，点击确定，完成修改</w:t>
      </w:r>
      <w:r>
        <w:rPr>
          <w:rFonts w:hint="eastAsia"/>
        </w:rPr>
        <w:t>，保存</w:t>
      </w:r>
      <w:r>
        <w:rPr>
          <w:rFonts w:hint="eastAsia"/>
          <w:lang w:val="en-US" w:eastAsia="zh-CN"/>
        </w:rPr>
        <w:t>数据</w:t>
      </w:r>
      <w:r>
        <w:rPr>
          <w:rFonts w:hint="eastAsia"/>
        </w:rPr>
        <w:t>至数据库，整个流程结束。</w:t>
      </w:r>
    </w:p>
    <w:p w14:paraId="06BB5C53">
      <w:pPr>
        <w:ind w:firstLine="420"/>
        <w:rPr>
          <w:rFonts w:hint="eastAsia" w:eastAsia="宋体"/>
          <w:lang w:eastAsia="zh-CN"/>
        </w:rPr>
      </w:pPr>
      <w:r>
        <w:rPr>
          <w:rFonts w:hint="eastAsia"/>
          <w:lang w:val="en-US" w:eastAsia="zh-CN"/>
        </w:rPr>
        <w:t>4</w:t>
      </w:r>
      <w:r>
        <w:rPr>
          <w:rFonts w:hint="eastAsia"/>
        </w:rPr>
        <w:t>、删除</w:t>
      </w:r>
      <w:r>
        <w:rPr>
          <w:rFonts w:hint="eastAsia"/>
          <w:lang w:val="en-US" w:eastAsia="zh-CN"/>
        </w:rPr>
        <w:t>师资</w:t>
      </w:r>
      <w:r>
        <w:rPr>
          <w:rFonts w:hint="eastAsia"/>
        </w:rPr>
        <w:t>用于</w:t>
      </w:r>
      <w:r>
        <w:rPr>
          <w:rFonts w:hint="eastAsia"/>
          <w:lang w:eastAsia="zh-CN"/>
        </w:rPr>
        <w:t>平台操作人员</w:t>
      </w:r>
      <w:r>
        <w:rPr>
          <w:rFonts w:hint="eastAsia"/>
        </w:rPr>
        <w:t>在</w:t>
      </w:r>
      <w:r>
        <w:rPr>
          <w:rFonts w:hint="eastAsia"/>
          <w:lang w:val="en-US" w:eastAsia="zh-CN"/>
        </w:rPr>
        <w:t>师资信息无效后，相关</w:t>
      </w:r>
      <w:r>
        <w:rPr>
          <w:rFonts w:hint="eastAsia"/>
        </w:rPr>
        <w:t>信息已经没有意义的情况下，对该</w:t>
      </w:r>
      <w:r>
        <w:rPr>
          <w:rFonts w:hint="eastAsia"/>
          <w:lang w:val="en-US" w:eastAsia="zh-CN"/>
        </w:rPr>
        <w:t>师资</w:t>
      </w:r>
      <w:r>
        <w:rPr>
          <w:rFonts w:hint="eastAsia"/>
        </w:rPr>
        <w:t>信息进行删除的操作</w:t>
      </w:r>
      <w:r>
        <w:rPr>
          <w:rFonts w:hint="eastAsia"/>
          <w:lang w:eastAsia="zh-CN"/>
        </w:rPr>
        <w:t>。</w:t>
      </w:r>
    </w:p>
    <w:p w14:paraId="6081D253">
      <w:pPr>
        <w:ind w:firstLine="400" w:firstLineChars="200"/>
      </w:pPr>
      <w:r>
        <w:rPr>
          <w:rFonts w:hint="eastAsia"/>
          <w:lang w:val="en-US" w:eastAsia="zh-CN"/>
        </w:rPr>
        <w:t>平台操作人员</w:t>
      </w:r>
      <w:r>
        <w:rPr>
          <w:rFonts w:hint="eastAsia"/>
        </w:rPr>
        <w:t>登录进</w:t>
      </w:r>
      <w:r>
        <w:rPr>
          <w:rFonts w:hint="eastAsia"/>
          <w:lang w:val="en-US" w:eastAsia="zh-CN"/>
        </w:rPr>
        <w:t>数据管理平台，进入师资管理菜单，点击需要删除的对应师资信息右侧的删除按钮，弹出“是否确认删除师资”提示框，在点击确认后，执行删除操作提交并持久化，</w:t>
      </w:r>
      <w:r>
        <w:rPr>
          <w:rFonts w:hint="eastAsia"/>
        </w:rPr>
        <w:t>保存至数据库，整个流程结束。</w:t>
      </w:r>
    </w:p>
    <w:p w14:paraId="5A9A15F0">
      <w:pPr>
        <w:rPr>
          <w:rFonts w:hint="eastAsia" w:eastAsia="宋体"/>
          <w:lang w:eastAsia="zh-CN"/>
        </w:rPr>
      </w:pPr>
      <w:r>
        <w:rPr>
          <w:rFonts w:hint="eastAsia"/>
          <w:lang w:val="en-US" w:eastAsia="zh-CN"/>
        </w:rPr>
        <w:tab/>
      </w:r>
      <w:r>
        <w:rPr>
          <w:rFonts w:hint="eastAsia"/>
          <w:lang w:val="en-US" w:eastAsia="zh-CN"/>
        </w:rPr>
        <w:t>5、</w:t>
      </w:r>
      <w:r>
        <w:rPr>
          <w:rFonts w:hint="eastAsia"/>
        </w:rPr>
        <w:t>查看</w:t>
      </w:r>
      <w:r>
        <w:rPr>
          <w:rFonts w:hint="eastAsia"/>
          <w:lang w:val="en-US" w:eastAsia="zh-CN"/>
        </w:rPr>
        <w:t>师资详情</w:t>
      </w:r>
      <w:r>
        <w:rPr>
          <w:rFonts w:hint="eastAsia"/>
        </w:rPr>
        <w:t>用于</w:t>
      </w:r>
      <w:r>
        <w:rPr>
          <w:rFonts w:hint="eastAsia"/>
          <w:lang w:val="en-US" w:eastAsia="zh-CN"/>
        </w:rPr>
        <w:t>平台操作人员</w:t>
      </w:r>
      <w:r>
        <w:rPr>
          <w:rFonts w:hint="eastAsia"/>
        </w:rPr>
        <w:t>在</w:t>
      </w:r>
      <w:r>
        <w:rPr>
          <w:rFonts w:hint="eastAsia"/>
          <w:lang w:val="en-US" w:eastAsia="zh-CN"/>
        </w:rPr>
        <w:t>添加师资信息</w:t>
      </w:r>
      <w:r>
        <w:rPr>
          <w:rFonts w:hint="eastAsia"/>
        </w:rPr>
        <w:t>后，查看</w:t>
      </w:r>
      <w:r>
        <w:rPr>
          <w:rFonts w:hint="eastAsia"/>
          <w:lang w:val="en-US" w:eastAsia="zh-CN"/>
        </w:rPr>
        <w:t>师资具体信息</w:t>
      </w:r>
      <w:r>
        <w:rPr>
          <w:rFonts w:hint="eastAsia"/>
        </w:rPr>
        <w:t>的操作</w:t>
      </w:r>
      <w:r>
        <w:rPr>
          <w:rFonts w:hint="eastAsia"/>
          <w:lang w:eastAsia="zh-CN"/>
        </w:rPr>
        <w:t>。</w:t>
      </w:r>
    </w:p>
    <w:p w14:paraId="27D99E2B">
      <w:pPr>
        <w:ind w:firstLine="400" w:firstLineChars="200"/>
      </w:pPr>
      <w:r>
        <w:rPr>
          <w:rFonts w:hint="eastAsia"/>
          <w:lang w:val="en-US" w:eastAsia="zh-CN"/>
        </w:rPr>
        <w:t>平台操作人员</w:t>
      </w:r>
      <w:r>
        <w:rPr>
          <w:rFonts w:hint="eastAsia"/>
        </w:rPr>
        <w:t>登录进</w:t>
      </w:r>
      <w:r>
        <w:rPr>
          <w:rFonts w:hint="eastAsia"/>
          <w:lang w:val="en-US" w:eastAsia="zh-CN"/>
        </w:rPr>
        <w:t>数据管理平台，进入师资管理菜单，点击需要查看详情的对应师资信息右侧的详情按钮，跳转到师资详情界面展示具体师资数据</w:t>
      </w:r>
      <w:r>
        <w:rPr>
          <w:rFonts w:hint="eastAsia"/>
        </w:rPr>
        <w:t>，整个流程结束。</w:t>
      </w:r>
    </w:p>
    <w:p w14:paraId="37768439">
      <w:pPr>
        <w:ind w:firstLine="420"/>
        <w:rPr>
          <w:rFonts w:hint="eastAsia" w:eastAsia="宋体"/>
          <w:lang w:eastAsia="zh-CN"/>
        </w:rPr>
      </w:pPr>
      <w:r>
        <w:rPr>
          <w:rFonts w:hint="eastAsia"/>
          <w:lang w:val="en-US" w:eastAsia="zh-CN"/>
        </w:rPr>
        <w:t>6、多条件查询</w:t>
      </w:r>
      <w:r>
        <w:rPr>
          <w:rFonts w:hint="eastAsia"/>
        </w:rPr>
        <w:t>用于</w:t>
      </w:r>
      <w:r>
        <w:rPr>
          <w:rFonts w:hint="eastAsia"/>
          <w:lang w:eastAsia="zh-CN"/>
        </w:rPr>
        <w:t>平台操作人员</w:t>
      </w:r>
      <w:r>
        <w:rPr>
          <w:rFonts w:hint="eastAsia"/>
          <w:lang w:val="en-US" w:eastAsia="zh-CN"/>
        </w:rPr>
        <w:t>根据条件筛选查询符合的师资数据，可进行筛选的条件有：平台编号、姓名、手机号、邮箱、所在单位名称、师资类型、在职类型、更新开始时间、更新结束时间</w:t>
      </w:r>
      <w:r>
        <w:rPr>
          <w:rFonts w:hint="eastAsia"/>
          <w:lang w:eastAsia="zh-CN"/>
        </w:rPr>
        <w:t>。</w:t>
      </w:r>
    </w:p>
    <w:p w14:paraId="69FE574D">
      <w:pPr>
        <w:ind w:firstLine="400" w:firstLineChars="200"/>
        <w:rPr>
          <w:rFonts w:hint="eastAsia"/>
        </w:rPr>
      </w:pPr>
      <w:r>
        <w:rPr>
          <w:rFonts w:hint="eastAsia"/>
          <w:lang w:val="en-US" w:eastAsia="zh-CN"/>
        </w:rPr>
        <w:t>平台操作人员</w:t>
      </w:r>
      <w:r>
        <w:rPr>
          <w:rFonts w:hint="eastAsia"/>
        </w:rPr>
        <w:t>登录进</w:t>
      </w:r>
      <w:r>
        <w:rPr>
          <w:rFonts w:hint="eastAsia"/>
          <w:lang w:val="en-US" w:eastAsia="zh-CN"/>
        </w:rPr>
        <w:t>数据管理平台，在查询框中根据查询字段输入筛选条件，点击查询按钮，在师资列表中回显查询到的数据</w:t>
      </w:r>
      <w:r>
        <w:rPr>
          <w:rFonts w:hint="eastAsia"/>
        </w:rPr>
        <w:t>，整个流程结束。</w:t>
      </w:r>
    </w:p>
    <w:p w14:paraId="6C89A216">
      <w:pPr>
        <w:ind w:firstLine="420"/>
      </w:pPr>
      <w:r>
        <w:rPr>
          <w:rFonts w:hint="eastAsia"/>
        </w:rPr>
        <w:t>整个</w:t>
      </w:r>
      <w:r>
        <w:rPr>
          <w:rFonts w:hint="eastAsia"/>
          <w:lang w:val="en-US" w:eastAsia="zh-CN"/>
        </w:rPr>
        <w:t>师资</w:t>
      </w:r>
      <w:r>
        <w:rPr>
          <w:rFonts w:hint="eastAsia"/>
        </w:rPr>
        <w:t>管理的用例图如下：</w:t>
      </w:r>
    </w:p>
    <w:p w14:paraId="6A711B65">
      <w:pPr>
        <w:pStyle w:val="3"/>
        <w:rPr>
          <w:rFonts w:hint="eastAsia"/>
        </w:rPr>
      </w:pPr>
      <w:r>
        <w:drawing>
          <wp:inline distT="0" distB="0" distL="114300" distR="114300">
            <wp:extent cx="3418840" cy="2707005"/>
            <wp:effectExtent l="0" t="0" r="10160" b="10795"/>
            <wp:docPr id="2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0"/>
                    <pic:cNvPicPr>
                      <a:picLocks noChangeAspect="1"/>
                    </pic:cNvPicPr>
                  </pic:nvPicPr>
                  <pic:blipFill>
                    <a:blip r:embed="rId38"/>
                    <a:stretch>
                      <a:fillRect/>
                    </a:stretch>
                  </pic:blipFill>
                  <pic:spPr>
                    <a:xfrm>
                      <a:off x="0" y="0"/>
                      <a:ext cx="3418840" cy="2707005"/>
                    </a:xfrm>
                    <a:prstGeom prst="rect">
                      <a:avLst/>
                    </a:prstGeom>
                    <a:noFill/>
                    <a:ln>
                      <a:noFill/>
                    </a:ln>
                  </pic:spPr>
                </pic:pic>
              </a:graphicData>
            </a:graphic>
          </wp:inline>
        </w:drawing>
      </w:r>
    </w:p>
    <w:p w14:paraId="3C8C9A5C">
      <w:pPr>
        <w:pStyle w:val="3"/>
        <w:ind w:left="0" w:leftChars="0" w:firstLine="0" w:firstLineChars="0"/>
        <w:rPr>
          <w:rFonts w:hint="eastAsia"/>
        </w:rPr>
      </w:pPr>
    </w:p>
    <w:p w14:paraId="46FAFE19">
      <w:pPr>
        <w:pStyle w:val="4"/>
      </w:pPr>
      <w:bookmarkStart w:id="18" w:name="_Toc19510"/>
      <w:r>
        <w:rPr>
          <w:rFonts w:hint="eastAsia"/>
        </w:rPr>
        <w:t>课程管理</w:t>
      </w:r>
      <w:bookmarkEnd w:id="18"/>
    </w:p>
    <w:p w14:paraId="00238FD2">
      <w:pPr>
        <w:ind w:firstLine="400"/>
      </w:pPr>
      <w:r>
        <w:rPr>
          <w:rFonts w:hint="eastAsia"/>
          <w:lang w:val="en-US" w:eastAsia="zh-CN"/>
        </w:rPr>
        <w:t>课程</w:t>
      </w:r>
      <w:r>
        <w:rPr>
          <w:rFonts w:hint="eastAsia"/>
        </w:rPr>
        <w:t>管理包括</w:t>
      </w:r>
      <w:r>
        <w:rPr>
          <w:rFonts w:hint="eastAsia"/>
          <w:lang w:val="en-US" w:eastAsia="zh-CN"/>
        </w:rPr>
        <w:t>新增课程</w:t>
      </w:r>
      <w:r>
        <w:rPr>
          <w:rFonts w:hint="eastAsia"/>
        </w:rPr>
        <w:t>、</w:t>
      </w:r>
      <w:r>
        <w:rPr>
          <w:rFonts w:hint="eastAsia"/>
          <w:lang w:val="en-US" w:eastAsia="zh-CN"/>
        </w:rPr>
        <w:t>编辑课程信息</w:t>
      </w:r>
      <w:r>
        <w:rPr>
          <w:rFonts w:hint="eastAsia"/>
        </w:rPr>
        <w:t>、删除</w:t>
      </w:r>
      <w:r>
        <w:rPr>
          <w:rFonts w:hint="eastAsia"/>
          <w:lang w:val="en-US" w:eastAsia="zh-CN"/>
        </w:rPr>
        <w:t>课程</w:t>
      </w:r>
      <w:r>
        <w:rPr>
          <w:rFonts w:hint="eastAsia"/>
        </w:rPr>
        <w:t>、查看</w:t>
      </w:r>
      <w:r>
        <w:rPr>
          <w:rFonts w:hint="eastAsia"/>
          <w:lang w:val="en-US" w:eastAsia="zh-CN"/>
        </w:rPr>
        <w:t>课程详情</w:t>
      </w:r>
      <w:r>
        <w:rPr>
          <w:rFonts w:hint="eastAsia"/>
        </w:rPr>
        <w:t>、</w:t>
      </w:r>
      <w:r>
        <w:rPr>
          <w:rFonts w:hint="eastAsia"/>
          <w:lang w:val="en-US" w:eastAsia="zh-CN"/>
        </w:rPr>
        <w:t>导出 Excel、多条件查询</w:t>
      </w:r>
      <w:r>
        <w:rPr>
          <w:rFonts w:hint="eastAsia"/>
        </w:rPr>
        <w:t>等操作。</w:t>
      </w:r>
    </w:p>
    <w:p w14:paraId="47FB4DA6">
      <w:pPr>
        <w:ind w:firstLine="400"/>
      </w:pPr>
      <w:r>
        <w:rPr>
          <w:rFonts w:hint="eastAsia"/>
        </w:rPr>
        <w:t>1、</w:t>
      </w:r>
      <w:r>
        <w:rPr>
          <w:rFonts w:hint="eastAsia"/>
          <w:lang w:val="en-US" w:eastAsia="zh-CN"/>
        </w:rPr>
        <w:t>新增课程</w:t>
      </w:r>
      <w:r>
        <w:rPr>
          <w:rFonts w:hint="eastAsia"/>
        </w:rPr>
        <w:t>用于</w:t>
      </w:r>
      <w:r>
        <w:rPr>
          <w:rFonts w:hint="eastAsia"/>
          <w:lang w:val="en-US" w:eastAsia="zh-CN"/>
        </w:rPr>
        <w:t>平台操作人员根据高校新增的课程信息，通过新增入口录入课程数据。</w:t>
      </w:r>
    </w:p>
    <w:p w14:paraId="67735BB1">
      <w:pPr>
        <w:ind w:firstLine="400" w:firstLineChars="200"/>
      </w:pPr>
      <w:r>
        <w:rPr>
          <w:rFonts w:hint="eastAsia"/>
          <w:lang w:val="en-US" w:eastAsia="zh-CN"/>
        </w:rPr>
        <w:t>平台操作人员</w:t>
      </w:r>
      <w:r>
        <w:rPr>
          <w:rFonts w:hint="eastAsia"/>
        </w:rPr>
        <w:t>登录进</w:t>
      </w:r>
      <w:r>
        <w:rPr>
          <w:rFonts w:hint="eastAsia"/>
          <w:lang w:val="en-US" w:eastAsia="zh-CN"/>
        </w:rPr>
        <w:t>数据管理平台，进入课程管理菜单，点击新增按钮，进入新增页面</w:t>
      </w:r>
      <w:r>
        <w:rPr>
          <w:rFonts w:hint="eastAsia"/>
        </w:rPr>
        <w:t>，填写相关必要信息后，保存至数据库，整个流程结束。</w:t>
      </w:r>
    </w:p>
    <w:p w14:paraId="213989E1">
      <w:pPr>
        <w:ind w:firstLine="420"/>
        <w:rPr>
          <w:rFonts w:hint="eastAsia" w:eastAsia="宋体"/>
          <w:lang w:eastAsia="zh-CN"/>
        </w:rPr>
      </w:pPr>
      <w:r>
        <w:rPr>
          <w:rFonts w:hint="eastAsia"/>
        </w:rPr>
        <w:t>2、</w:t>
      </w:r>
      <w:r>
        <w:rPr>
          <w:rFonts w:hint="eastAsia"/>
          <w:lang w:val="en-US" w:eastAsia="zh-CN"/>
        </w:rPr>
        <w:t>编辑课程信息</w:t>
      </w:r>
      <w:r>
        <w:rPr>
          <w:rFonts w:hint="eastAsia"/>
        </w:rPr>
        <w:t>用于</w:t>
      </w:r>
      <w:r>
        <w:rPr>
          <w:rFonts w:hint="eastAsia"/>
          <w:lang w:val="en-US" w:eastAsia="zh-CN"/>
        </w:rPr>
        <w:t>平台操作人员</w:t>
      </w:r>
      <w:r>
        <w:rPr>
          <w:rFonts w:hint="eastAsia"/>
        </w:rPr>
        <w:t>在</w:t>
      </w:r>
      <w:r>
        <w:rPr>
          <w:rFonts w:hint="eastAsia"/>
          <w:lang w:val="en-US" w:eastAsia="zh-CN"/>
        </w:rPr>
        <w:t>添加课程信息</w:t>
      </w:r>
      <w:r>
        <w:rPr>
          <w:rFonts w:hint="eastAsia"/>
        </w:rPr>
        <w:t>后，在有必要对</w:t>
      </w:r>
      <w:r>
        <w:rPr>
          <w:rFonts w:hint="eastAsia"/>
          <w:lang w:val="en-US" w:eastAsia="zh-CN"/>
        </w:rPr>
        <w:t>课程</w:t>
      </w:r>
      <w:r>
        <w:rPr>
          <w:rFonts w:hint="eastAsia"/>
        </w:rPr>
        <w:t>信息进行修改时所做的操作</w:t>
      </w:r>
      <w:r>
        <w:rPr>
          <w:rFonts w:hint="eastAsia"/>
          <w:lang w:eastAsia="zh-CN"/>
        </w:rPr>
        <w:t>。</w:t>
      </w:r>
    </w:p>
    <w:p w14:paraId="4F2189ED">
      <w:pPr>
        <w:ind w:firstLine="400" w:firstLineChars="200"/>
      </w:pPr>
      <w:r>
        <w:rPr>
          <w:rFonts w:hint="eastAsia"/>
          <w:lang w:val="en-US" w:eastAsia="zh-CN"/>
        </w:rPr>
        <w:t>平台操作人员</w:t>
      </w:r>
      <w:r>
        <w:rPr>
          <w:rFonts w:hint="eastAsia"/>
        </w:rPr>
        <w:t>登录进</w:t>
      </w:r>
      <w:r>
        <w:rPr>
          <w:rFonts w:hint="eastAsia"/>
          <w:lang w:val="en-US" w:eastAsia="zh-CN"/>
        </w:rPr>
        <w:t>数据管理平台，进入课程管理菜单，点击需要修改的对应课程信息右侧的编辑按钮，进入修改页面</w:t>
      </w:r>
      <w:r>
        <w:rPr>
          <w:rFonts w:hint="eastAsia"/>
        </w:rPr>
        <w:t>，填写</w:t>
      </w:r>
      <w:r>
        <w:rPr>
          <w:rFonts w:hint="eastAsia"/>
          <w:lang w:val="en-US" w:eastAsia="zh-CN"/>
        </w:rPr>
        <w:t>需要订正的课程信息</w:t>
      </w:r>
      <w:r>
        <w:rPr>
          <w:rFonts w:hint="eastAsia"/>
        </w:rPr>
        <w:t>后，保存至数据库，整个流程结束。</w:t>
      </w:r>
    </w:p>
    <w:p w14:paraId="0DCE94CC">
      <w:pPr>
        <w:ind w:firstLine="420"/>
        <w:rPr>
          <w:rFonts w:hint="eastAsia" w:eastAsia="宋体"/>
          <w:lang w:eastAsia="zh-CN"/>
        </w:rPr>
      </w:pPr>
      <w:r>
        <w:rPr>
          <w:rFonts w:hint="eastAsia"/>
        </w:rPr>
        <w:t>3、删除</w:t>
      </w:r>
      <w:r>
        <w:rPr>
          <w:rFonts w:hint="eastAsia"/>
          <w:lang w:val="en-US" w:eastAsia="zh-CN"/>
        </w:rPr>
        <w:t>课程</w:t>
      </w:r>
      <w:r>
        <w:rPr>
          <w:rFonts w:hint="eastAsia"/>
        </w:rPr>
        <w:t>用于</w:t>
      </w:r>
      <w:r>
        <w:rPr>
          <w:rFonts w:hint="eastAsia"/>
          <w:lang w:eastAsia="zh-CN"/>
        </w:rPr>
        <w:t>平台操作人员</w:t>
      </w:r>
      <w:r>
        <w:rPr>
          <w:rFonts w:hint="eastAsia"/>
        </w:rPr>
        <w:t>在</w:t>
      </w:r>
      <w:r>
        <w:rPr>
          <w:rFonts w:hint="eastAsia"/>
          <w:lang w:val="en-US" w:eastAsia="zh-CN"/>
        </w:rPr>
        <w:t>课程信息无效后，相关</w:t>
      </w:r>
      <w:r>
        <w:rPr>
          <w:rFonts w:hint="eastAsia"/>
        </w:rPr>
        <w:t>信息已经没有意义的情况下，对该</w:t>
      </w:r>
      <w:r>
        <w:rPr>
          <w:rFonts w:hint="eastAsia"/>
          <w:lang w:val="en-US" w:eastAsia="zh-CN"/>
        </w:rPr>
        <w:t>课程</w:t>
      </w:r>
      <w:r>
        <w:rPr>
          <w:rFonts w:hint="eastAsia"/>
        </w:rPr>
        <w:t>信息进行删除的操作</w:t>
      </w:r>
      <w:r>
        <w:rPr>
          <w:rFonts w:hint="eastAsia"/>
          <w:lang w:eastAsia="zh-CN"/>
        </w:rPr>
        <w:t>。</w:t>
      </w:r>
    </w:p>
    <w:p w14:paraId="089E9D36">
      <w:pPr>
        <w:ind w:firstLine="400" w:firstLineChars="200"/>
      </w:pPr>
      <w:r>
        <w:rPr>
          <w:rFonts w:hint="eastAsia"/>
          <w:lang w:val="en-US" w:eastAsia="zh-CN"/>
        </w:rPr>
        <w:t>平台操作人员</w:t>
      </w:r>
      <w:r>
        <w:rPr>
          <w:rFonts w:hint="eastAsia"/>
        </w:rPr>
        <w:t>登录进</w:t>
      </w:r>
      <w:r>
        <w:rPr>
          <w:rFonts w:hint="eastAsia"/>
          <w:lang w:val="en-US" w:eastAsia="zh-CN"/>
        </w:rPr>
        <w:t>数据管理平台，进入课程管理菜单，点击需要删除的对应课程信息右侧的删除按钮，弹出“是否确认删除课程”提示框，在点击确认后，执行删除操作提交并持久化，</w:t>
      </w:r>
      <w:r>
        <w:rPr>
          <w:rFonts w:hint="eastAsia"/>
        </w:rPr>
        <w:t>保存至数据库，整个流程结束。</w:t>
      </w:r>
    </w:p>
    <w:p w14:paraId="6CA2554F">
      <w:pPr>
        <w:ind w:firstLine="420"/>
        <w:rPr>
          <w:rFonts w:hint="eastAsia" w:eastAsia="宋体"/>
          <w:lang w:eastAsia="zh-CN"/>
        </w:rPr>
      </w:pPr>
      <w:r>
        <w:rPr>
          <w:rFonts w:hint="eastAsia"/>
        </w:rPr>
        <w:t>4</w:t>
      </w:r>
      <w:r>
        <w:rPr>
          <w:rFonts w:hint="eastAsia"/>
          <w:lang w:eastAsia="zh-CN"/>
        </w:rPr>
        <w:t>、</w:t>
      </w:r>
      <w:r>
        <w:rPr>
          <w:rFonts w:hint="eastAsia"/>
        </w:rPr>
        <w:t>查看</w:t>
      </w:r>
      <w:r>
        <w:rPr>
          <w:rFonts w:hint="eastAsia"/>
          <w:lang w:val="en-US" w:eastAsia="zh-CN"/>
        </w:rPr>
        <w:t>课程详情</w:t>
      </w:r>
      <w:r>
        <w:rPr>
          <w:rFonts w:hint="eastAsia"/>
        </w:rPr>
        <w:t>用于</w:t>
      </w:r>
      <w:r>
        <w:rPr>
          <w:rFonts w:hint="eastAsia"/>
          <w:lang w:val="en-US" w:eastAsia="zh-CN"/>
        </w:rPr>
        <w:t>平台操作人员</w:t>
      </w:r>
      <w:r>
        <w:rPr>
          <w:rFonts w:hint="eastAsia"/>
        </w:rPr>
        <w:t>在</w:t>
      </w:r>
      <w:r>
        <w:rPr>
          <w:rFonts w:hint="eastAsia"/>
          <w:lang w:val="en-US" w:eastAsia="zh-CN"/>
        </w:rPr>
        <w:t>添加课程信息</w:t>
      </w:r>
      <w:r>
        <w:rPr>
          <w:rFonts w:hint="eastAsia"/>
        </w:rPr>
        <w:t>后，查看</w:t>
      </w:r>
      <w:r>
        <w:rPr>
          <w:rFonts w:hint="eastAsia"/>
          <w:lang w:val="en-US" w:eastAsia="zh-CN"/>
        </w:rPr>
        <w:t>课程具体信息</w:t>
      </w:r>
      <w:r>
        <w:rPr>
          <w:rFonts w:hint="eastAsia"/>
        </w:rPr>
        <w:t>的操作</w:t>
      </w:r>
      <w:r>
        <w:rPr>
          <w:rFonts w:hint="eastAsia"/>
          <w:lang w:eastAsia="zh-CN"/>
        </w:rPr>
        <w:t>。</w:t>
      </w:r>
    </w:p>
    <w:p w14:paraId="55E2AE31">
      <w:pPr>
        <w:ind w:firstLine="400" w:firstLineChars="200"/>
      </w:pPr>
      <w:r>
        <w:rPr>
          <w:rFonts w:hint="eastAsia"/>
          <w:lang w:val="en-US" w:eastAsia="zh-CN"/>
        </w:rPr>
        <w:t>平台操作人员</w:t>
      </w:r>
      <w:r>
        <w:rPr>
          <w:rFonts w:hint="eastAsia"/>
        </w:rPr>
        <w:t>登录进</w:t>
      </w:r>
      <w:r>
        <w:rPr>
          <w:rFonts w:hint="eastAsia"/>
          <w:lang w:val="en-US" w:eastAsia="zh-CN"/>
        </w:rPr>
        <w:t>数据管理平台，进入课程管理菜单，点击需要查看详情的对应课程信息右侧的详情按钮，跳转到课程详情界面展示具体课程数据</w:t>
      </w:r>
      <w:r>
        <w:rPr>
          <w:rFonts w:hint="eastAsia"/>
        </w:rPr>
        <w:t>，整个流程结束。</w:t>
      </w:r>
    </w:p>
    <w:p w14:paraId="624FA72E">
      <w:pPr>
        <w:ind w:firstLine="420"/>
        <w:rPr>
          <w:rFonts w:hint="eastAsia" w:eastAsia="宋体"/>
          <w:lang w:eastAsia="zh-CN"/>
        </w:rPr>
      </w:pPr>
      <w:r>
        <w:rPr>
          <w:rFonts w:hint="eastAsia"/>
        </w:rPr>
        <w:t>5</w:t>
      </w:r>
      <w:r>
        <w:rPr>
          <w:rFonts w:hint="eastAsia"/>
          <w:lang w:eastAsia="zh-CN"/>
        </w:rPr>
        <w:t>、</w:t>
      </w:r>
      <w:r>
        <w:rPr>
          <w:rFonts w:hint="eastAsia"/>
          <w:lang w:val="en-US" w:eastAsia="zh-CN"/>
        </w:rPr>
        <w:t>导出 Excel</w:t>
      </w:r>
      <w:r>
        <w:rPr>
          <w:rFonts w:hint="eastAsia"/>
        </w:rPr>
        <w:t>用于</w:t>
      </w:r>
      <w:r>
        <w:rPr>
          <w:rFonts w:hint="eastAsia"/>
          <w:lang w:eastAsia="zh-CN"/>
        </w:rPr>
        <w:t>平台操作人员</w:t>
      </w:r>
      <w:r>
        <w:rPr>
          <w:rFonts w:hint="eastAsia"/>
          <w:lang w:val="en-US" w:eastAsia="zh-CN"/>
        </w:rPr>
        <w:t>需要快速获取所有课程数据时，可以将所有课程数据批量导出到 Excel 并下载到本地</w:t>
      </w:r>
      <w:r>
        <w:rPr>
          <w:rFonts w:hint="eastAsia"/>
          <w:lang w:eastAsia="zh-CN"/>
        </w:rPr>
        <w:t>。</w:t>
      </w:r>
    </w:p>
    <w:p w14:paraId="4301789F">
      <w:pPr>
        <w:ind w:firstLine="400" w:firstLineChars="200"/>
        <w:rPr>
          <w:rFonts w:hint="eastAsia"/>
        </w:rPr>
      </w:pPr>
      <w:r>
        <w:rPr>
          <w:rFonts w:hint="eastAsia"/>
          <w:lang w:val="en-US" w:eastAsia="zh-CN"/>
        </w:rPr>
        <w:t>平台操作人员</w:t>
      </w:r>
      <w:r>
        <w:rPr>
          <w:rFonts w:hint="eastAsia"/>
        </w:rPr>
        <w:t>登录进</w:t>
      </w:r>
      <w:r>
        <w:rPr>
          <w:rFonts w:hint="eastAsia"/>
          <w:lang w:val="en-US" w:eastAsia="zh-CN"/>
        </w:rPr>
        <w:t>数据管理平台，进入课程管理菜单，点击“导出Excel”按钮，下载“课程管理表-xx.xls”文件</w:t>
      </w:r>
      <w:r>
        <w:rPr>
          <w:rFonts w:hint="eastAsia"/>
        </w:rPr>
        <w:t>，整个流程结束。</w:t>
      </w:r>
    </w:p>
    <w:p w14:paraId="497940D0">
      <w:pPr>
        <w:ind w:firstLine="420"/>
        <w:rPr>
          <w:rFonts w:hint="eastAsia" w:eastAsia="宋体"/>
          <w:lang w:eastAsia="zh-CN"/>
        </w:rPr>
      </w:pPr>
      <w:r>
        <w:rPr>
          <w:rFonts w:hint="eastAsia"/>
          <w:lang w:val="en-US" w:eastAsia="zh-CN"/>
        </w:rPr>
        <w:t>6、多条件查询</w:t>
      </w:r>
      <w:r>
        <w:rPr>
          <w:rFonts w:hint="eastAsia"/>
        </w:rPr>
        <w:t>用于</w:t>
      </w:r>
      <w:r>
        <w:rPr>
          <w:rFonts w:hint="eastAsia"/>
          <w:lang w:eastAsia="zh-CN"/>
        </w:rPr>
        <w:t>平台操作人员</w:t>
      </w:r>
      <w:r>
        <w:rPr>
          <w:rFonts w:hint="eastAsia"/>
          <w:lang w:val="en-US" w:eastAsia="zh-CN"/>
        </w:rPr>
        <w:t>根据条件筛选查询符合的课程数据，可进行筛选的条件有：课程编号、课程名称、课程类型、更新开始时间、更新结束时间</w:t>
      </w:r>
      <w:r>
        <w:rPr>
          <w:rFonts w:hint="eastAsia"/>
          <w:lang w:eastAsia="zh-CN"/>
        </w:rPr>
        <w:t>。</w:t>
      </w:r>
    </w:p>
    <w:p w14:paraId="7C43D833">
      <w:pPr>
        <w:ind w:firstLine="400" w:firstLineChars="200"/>
      </w:pPr>
      <w:r>
        <w:rPr>
          <w:rFonts w:hint="eastAsia"/>
          <w:lang w:val="en-US" w:eastAsia="zh-CN"/>
        </w:rPr>
        <w:t>平台操作人员</w:t>
      </w:r>
      <w:r>
        <w:rPr>
          <w:rFonts w:hint="eastAsia"/>
        </w:rPr>
        <w:t>登录进</w:t>
      </w:r>
      <w:r>
        <w:rPr>
          <w:rFonts w:hint="eastAsia"/>
          <w:lang w:val="en-US" w:eastAsia="zh-CN"/>
        </w:rPr>
        <w:t>数据管理平台，在查询框中根据查询字段输入筛选条件，点击查询按钮，在课程列表中回显查询到的数据</w:t>
      </w:r>
      <w:r>
        <w:rPr>
          <w:rFonts w:hint="eastAsia"/>
        </w:rPr>
        <w:t>，整个流程结束。</w:t>
      </w:r>
    </w:p>
    <w:p w14:paraId="55DF1167">
      <w:pPr>
        <w:ind w:firstLine="400" w:firstLineChars="200"/>
        <w:rPr>
          <w:rFonts w:hint="eastAsia"/>
        </w:rPr>
      </w:pPr>
    </w:p>
    <w:p w14:paraId="10972652">
      <w:pPr>
        <w:ind w:firstLine="420"/>
      </w:pPr>
      <w:r>
        <w:rPr>
          <w:rFonts w:hint="eastAsia"/>
        </w:rPr>
        <w:t>整个</w:t>
      </w:r>
      <w:r>
        <w:rPr>
          <w:rFonts w:hint="eastAsia"/>
          <w:lang w:val="en-US" w:eastAsia="zh-CN"/>
        </w:rPr>
        <w:t>课程</w:t>
      </w:r>
      <w:r>
        <w:rPr>
          <w:rFonts w:hint="eastAsia"/>
        </w:rPr>
        <w:t>管理的用例图如下：</w:t>
      </w:r>
    </w:p>
    <w:p w14:paraId="0D651A89">
      <w:pPr>
        <w:pStyle w:val="3"/>
        <w:rPr>
          <w:snapToGrid/>
        </w:rPr>
      </w:pPr>
      <w:r>
        <w:drawing>
          <wp:inline distT="0" distB="0" distL="114300" distR="114300">
            <wp:extent cx="3260090" cy="2630805"/>
            <wp:effectExtent l="0" t="0" r="3810" b="1079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39"/>
                    <a:stretch>
                      <a:fillRect/>
                    </a:stretch>
                  </pic:blipFill>
                  <pic:spPr>
                    <a:xfrm>
                      <a:off x="0" y="0"/>
                      <a:ext cx="3260090" cy="2630805"/>
                    </a:xfrm>
                    <a:prstGeom prst="rect">
                      <a:avLst/>
                    </a:prstGeom>
                    <a:noFill/>
                    <a:ln>
                      <a:noFill/>
                    </a:ln>
                  </pic:spPr>
                </pic:pic>
              </a:graphicData>
            </a:graphic>
          </wp:inline>
        </w:drawing>
      </w:r>
    </w:p>
    <w:p w14:paraId="2C159FDC">
      <w:pPr>
        <w:pStyle w:val="4"/>
        <w:rPr>
          <w:rFonts w:hint="eastAsia"/>
        </w:rPr>
      </w:pPr>
      <w:bookmarkStart w:id="19" w:name="_Toc23965"/>
      <w:r>
        <w:rPr>
          <w:rFonts w:hint="eastAsia"/>
        </w:rPr>
        <w:t>新闻公告</w:t>
      </w:r>
      <w:r>
        <w:rPr>
          <w:rFonts w:hint="eastAsia"/>
          <w:lang w:val="en-US" w:eastAsia="zh-CN"/>
        </w:rPr>
        <w:t>管理</w:t>
      </w:r>
      <w:bookmarkEnd w:id="19"/>
    </w:p>
    <w:p w14:paraId="3AC93F7D">
      <w:pPr>
        <w:ind w:firstLine="400"/>
      </w:pPr>
      <w:r>
        <w:rPr>
          <w:rFonts w:hint="eastAsia"/>
          <w:lang w:val="zh-CN"/>
        </w:rPr>
        <w:t>新闻公告</w:t>
      </w:r>
      <w:r>
        <w:rPr>
          <w:rFonts w:hint="eastAsia"/>
        </w:rPr>
        <w:t>管理包括</w:t>
      </w:r>
      <w:r>
        <w:rPr>
          <w:rFonts w:hint="eastAsia"/>
          <w:lang w:val="en-US" w:eastAsia="zh-CN"/>
        </w:rPr>
        <w:t>新增</w:t>
      </w:r>
      <w:r>
        <w:rPr>
          <w:rFonts w:hint="eastAsia"/>
          <w:lang w:val="zh-CN"/>
        </w:rPr>
        <w:t>新闻公告</w:t>
      </w:r>
      <w:r>
        <w:rPr>
          <w:rFonts w:hint="eastAsia"/>
        </w:rPr>
        <w:t>、</w:t>
      </w:r>
      <w:r>
        <w:rPr>
          <w:rFonts w:hint="eastAsia"/>
          <w:lang w:val="en-US" w:eastAsia="zh-CN"/>
        </w:rPr>
        <w:t>编辑</w:t>
      </w:r>
      <w:r>
        <w:rPr>
          <w:rFonts w:hint="eastAsia"/>
          <w:lang w:val="zh-CN"/>
        </w:rPr>
        <w:t>新闻公告</w:t>
      </w:r>
      <w:r>
        <w:rPr>
          <w:rFonts w:hint="eastAsia"/>
          <w:lang w:val="en-US" w:eastAsia="zh-CN"/>
        </w:rPr>
        <w:t>信息</w:t>
      </w:r>
      <w:r>
        <w:rPr>
          <w:rFonts w:hint="eastAsia" w:ascii="Arial" w:hAnsi="Arial" w:eastAsia="宋体" w:cs="Times New Roman"/>
          <w:lang w:val="en-US" w:eastAsia="zh-CN"/>
        </w:rPr>
        <w:t>、审批</w:t>
      </w:r>
      <w:r>
        <w:rPr>
          <w:rFonts w:hint="eastAsia" w:ascii="Arial" w:hAnsi="Arial" w:eastAsia="宋体" w:cs="Times New Roman"/>
          <w:lang w:val="zh-CN" w:eastAsia="zh-CN"/>
        </w:rPr>
        <w:t>新闻公告</w:t>
      </w:r>
      <w:r>
        <w:rPr>
          <w:rFonts w:hint="eastAsia" w:ascii="Arial" w:hAnsi="Arial" w:eastAsia="宋体" w:cs="Times New Roman"/>
          <w:lang w:val="en-US" w:eastAsia="zh-CN"/>
        </w:rPr>
        <w:t>、删除</w:t>
      </w:r>
      <w:r>
        <w:rPr>
          <w:rFonts w:hint="eastAsia" w:ascii="Arial" w:hAnsi="Arial" w:eastAsia="宋体" w:cs="Times New Roman"/>
          <w:lang w:val="zh-CN" w:eastAsia="zh-CN"/>
        </w:rPr>
        <w:t>新闻公告</w:t>
      </w:r>
      <w:r>
        <w:rPr>
          <w:rFonts w:hint="eastAsia"/>
        </w:rPr>
        <w:t>、查看</w:t>
      </w:r>
      <w:r>
        <w:rPr>
          <w:rFonts w:hint="eastAsia"/>
          <w:lang w:val="zh-CN"/>
        </w:rPr>
        <w:t>新闻公告</w:t>
      </w:r>
      <w:r>
        <w:rPr>
          <w:rFonts w:hint="eastAsia"/>
          <w:lang w:val="en-US" w:eastAsia="zh-CN"/>
        </w:rPr>
        <w:t>详情</w:t>
      </w:r>
      <w:r>
        <w:rPr>
          <w:rFonts w:hint="eastAsia"/>
        </w:rPr>
        <w:t>、</w:t>
      </w:r>
      <w:r>
        <w:rPr>
          <w:rFonts w:hint="eastAsia"/>
          <w:lang w:val="en-US" w:eastAsia="zh-CN"/>
        </w:rPr>
        <w:t>导出 Excel、多条件查询</w:t>
      </w:r>
      <w:r>
        <w:rPr>
          <w:rFonts w:hint="eastAsia"/>
        </w:rPr>
        <w:t>等操作。</w:t>
      </w:r>
    </w:p>
    <w:p w14:paraId="21329B53">
      <w:pPr>
        <w:ind w:firstLine="400"/>
      </w:pPr>
      <w:r>
        <w:rPr>
          <w:rFonts w:hint="eastAsia"/>
        </w:rPr>
        <w:t>1、</w:t>
      </w:r>
      <w:r>
        <w:rPr>
          <w:rFonts w:hint="eastAsia"/>
          <w:lang w:val="en-US" w:eastAsia="zh-CN"/>
        </w:rPr>
        <w:t>新增</w:t>
      </w:r>
      <w:r>
        <w:rPr>
          <w:rFonts w:hint="eastAsia"/>
          <w:lang w:val="zh-CN"/>
        </w:rPr>
        <w:t>新闻公告</w:t>
      </w:r>
      <w:r>
        <w:rPr>
          <w:rFonts w:hint="eastAsia"/>
        </w:rPr>
        <w:t>用于</w:t>
      </w:r>
      <w:r>
        <w:rPr>
          <w:rFonts w:hint="eastAsia"/>
          <w:lang w:val="en-US" w:eastAsia="zh-CN"/>
        </w:rPr>
        <w:t>平台操作人员根据高校新增的新闻公告信息，通过新增入口录入新闻公告数据。</w:t>
      </w:r>
    </w:p>
    <w:p w14:paraId="797DE77F">
      <w:pPr>
        <w:ind w:firstLine="400" w:firstLineChars="200"/>
      </w:pPr>
      <w:r>
        <w:rPr>
          <w:rFonts w:hint="eastAsia"/>
          <w:lang w:val="en-US" w:eastAsia="zh-CN"/>
        </w:rPr>
        <w:t>平台操作人员</w:t>
      </w:r>
      <w:r>
        <w:rPr>
          <w:rFonts w:hint="eastAsia"/>
        </w:rPr>
        <w:t>登录进</w:t>
      </w:r>
      <w:r>
        <w:rPr>
          <w:rFonts w:hint="eastAsia"/>
          <w:lang w:val="en-US" w:eastAsia="zh-CN"/>
        </w:rPr>
        <w:t>数据管理平台，进入新闻公告管理菜单，点击新增按钮，进入新增页面</w:t>
      </w:r>
      <w:r>
        <w:rPr>
          <w:rFonts w:hint="eastAsia"/>
        </w:rPr>
        <w:t>，填写相关必要信息后，保存至数据库，整个流程结束。</w:t>
      </w:r>
    </w:p>
    <w:p w14:paraId="6E1EC8FE">
      <w:pPr>
        <w:ind w:firstLine="420"/>
        <w:rPr>
          <w:rFonts w:hint="eastAsia" w:eastAsia="宋体"/>
          <w:lang w:eastAsia="zh-CN"/>
        </w:rPr>
      </w:pPr>
      <w:r>
        <w:rPr>
          <w:rFonts w:hint="eastAsia"/>
        </w:rPr>
        <w:t>2、</w:t>
      </w:r>
      <w:r>
        <w:rPr>
          <w:rFonts w:hint="eastAsia"/>
          <w:lang w:val="en-US" w:eastAsia="zh-CN"/>
        </w:rPr>
        <w:t>编辑新闻公告信息</w:t>
      </w:r>
      <w:r>
        <w:rPr>
          <w:rFonts w:hint="eastAsia"/>
        </w:rPr>
        <w:t>用于</w:t>
      </w:r>
      <w:r>
        <w:rPr>
          <w:rFonts w:hint="eastAsia"/>
          <w:lang w:val="en-US" w:eastAsia="zh-CN"/>
        </w:rPr>
        <w:t>平台操作人员</w:t>
      </w:r>
      <w:r>
        <w:rPr>
          <w:rFonts w:hint="eastAsia"/>
        </w:rPr>
        <w:t>在</w:t>
      </w:r>
      <w:r>
        <w:rPr>
          <w:rFonts w:hint="eastAsia"/>
          <w:lang w:val="en-US" w:eastAsia="zh-CN"/>
        </w:rPr>
        <w:t>添加新闻公告信息</w:t>
      </w:r>
      <w:r>
        <w:rPr>
          <w:rFonts w:hint="eastAsia"/>
        </w:rPr>
        <w:t>后，在有必要对</w:t>
      </w:r>
      <w:r>
        <w:rPr>
          <w:rFonts w:hint="eastAsia"/>
          <w:lang w:val="en-US" w:eastAsia="zh-CN"/>
        </w:rPr>
        <w:t>新闻公告</w:t>
      </w:r>
      <w:r>
        <w:rPr>
          <w:rFonts w:hint="eastAsia"/>
        </w:rPr>
        <w:t>信息进行修改时所做的操作</w:t>
      </w:r>
      <w:r>
        <w:rPr>
          <w:rFonts w:hint="eastAsia"/>
          <w:lang w:eastAsia="zh-CN"/>
        </w:rPr>
        <w:t>。</w:t>
      </w:r>
    </w:p>
    <w:p w14:paraId="02A6D7F1">
      <w:pPr>
        <w:ind w:firstLine="400" w:firstLineChars="200"/>
        <w:rPr>
          <w:rFonts w:hint="eastAsia"/>
          <w:color w:val="auto"/>
        </w:rPr>
      </w:pPr>
      <w:r>
        <w:rPr>
          <w:rFonts w:hint="eastAsia"/>
          <w:lang w:val="en-US" w:eastAsia="zh-CN"/>
        </w:rPr>
        <w:t>平台操作人员</w:t>
      </w:r>
      <w:r>
        <w:rPr>
          <w:rFonts w:hint="eastAsia"/>
        </w:rPr>
        <w:t>登录进</w:t>
      </w:r>
      <w:r>
        <w:rPr>
          <w:rFonts w:hint="eastAsia"/>
          <w:lang w:val="en-US" w:eastAsia="zh-CN"/>
        </w:rPr>
        <w:t>数据管理平台，进入新闻公告管理菜单，点击需要修改的对应新闻公告信息右侧的编辑按钮，进入修改页面</w:t>
      </w:r>
      <w:r>
        <w:rPr>
          <w:rFonts w:hint="eastAsia"/>
        </w:rPr>
        <w:t>，填写</w:t>
      </w:r>
      <w:r>
        <w:rPr>
          <w:rFonts w:hint="eastAsia"/>
          <w:lang w:val="en-US" w:eastAsia="zh-CN"/>
        </w:rPr>
        <w:t>需要订正的新闻公告信息</w:t>
      </w:r>
      <w:r>
        <w:rPr>
          <w:rFonts w:hint="eastAsia"/>
        </w:rPr>
        <w:t>后，保存至数据库，整</w:t>
      </w:r>
      <w:r>
        <w:rPr>
          <w:rFonts w:hint="eastAsia"/>
          <w:color w:val="auto"/>
        </w:rPr>
        <w:t>个流程结束。</w:t>
      </w:r>
    </w:p>
    <w:p w14:paraId="1868D90A">
      <w:pPr>
        <w:ind w:firstLine="420"/>
        <w:rPr>
          <w:rFonts w:hint="eastAsia" w:eastAsia="宋体"/>
          <w:color w:val="auto"/>
          <w:lang w:eastAsia="zh-CN"/>
        </w:rPr>
      </w:pPr>
      <w:r>
        <w:rPr>
          <w:rFonts w:hint="eastAsia"/>
          <w:color w:val="auto"/>
          <w:lang w:val="en-US" w:eastAsia="zh-CN"/>
        </w:rPr>
        <w:t>3</w:t>
      </w:r>
      <w:r>
        <w:rPr>
          <w:rFonts w:hint="eastAsia"/>
          <w:color w:val="auto"/>
        </w:rPr>
        <w:t>、</w:t>
      </w:r>
      <w:r>
        <w:rPr>
          <w:rFonts w:hint="eastAsia"/>
          <w:color w:val="auto"/>
          <w:lang w:val="en-US" w:eastAsia="zh-CN"/>
        </w:rPr>
        <w:t>审批</w:t>
      </w:r>
      <w:r>
        <w:rPr>
          <w:rFonts w:hint="eastAsia"/>
          <w:color w:val="auto"/>
          <w:lang w:val="zh-CN"/>
        </w:rPr>
        <w:t>新闻公告</w:t>
      </w:r>
      <w:r>
        <w:rPr>
          <w:rFonts w:hint="eastAsia"/>
          <w:color w:val="auto"/>
        </w:rPr>
        <w:t>用于</w:t>
      </w:r>
      <w:r>
        <w:rPr>
          <w:rFonts w:hint="eastAsia"/>
          <w:color w:val="auto"/>
          <w:lang w:val="en-US" w:eastAsia="zh-CN"/>
        </w:rPr>
        <w:t>平台操作人员在线审核新闻公告，审核失败则选择下架，审核通过会发布到在线平台。</w:t>
      </w:r>
    </w:p>
    <w:p w14:paraId="5CA2A516">
      <w:pPr>
        <w:ind w:firstLine="400" w:firstLineChars="200"/>
        <w:rPr>
          <w:rFonts w:hint="eastAsia"/>
          <w:color w:val="auto"/>
        </w:rPr>
      </w:pPr>
      <w:r>
        <w:rPr>
          <w:rFonts w:hint="eastAsia"/>
          <w:color w:val="auto"/>
          <w:lang w:val="en-US" w:eastAsia="zh-CN"/>
        </w:rPr>
        <w:t>平台操作人员</w:t>
      </w:r>
      <w:r>
        <w:rPr>
          <w:rFonts w:hint="eastAsia"/>
          <w:color w:val="auto"/>
        </w:rPr>
        <w:t>登录进</w:t>
      </w:r>
      <w:r>
        <w:rPr>
          <w:rFonts w:hint="eastAsia"/>
          <w:color w:val="auto"/>
          <w:lang w:val="en-US" w:eastAsia="zh-CN"/>
        </w:rPr>
        <w:t>数据管理平台，进入新闻公告管理菜单，点击需要查看详情的对应新闻公告信息右侧的操作按钮，进入审核页面</w:t>
      </w:r>
      <w:r>
        <w:rPr>
          <w:rFonts w:hint="eastAsia"/>
          <w:color w:val="auto"/>
        </w:rPr>
        <w:t>，</w:t>
      </w:r>
      <w:r>
        <w:rPr>
          <w:rFonts w:hint="eastAsia"/>
          <w:color w:val="auto"/>
          <w:lang w:val="en-US" w:eastAsia="zh-CN"/>
        </w:rPr>
        <w:t>根据审核状态选择按钮：审核失败则选择下架，审核通过则选择发布，对应新闻公告会发布到在线平台</w:t>
      </w:r>
      <w:r>
        <w:rPr>
          <w:rFonts w:hint="eastAsia"/>
          <w:color w:val="auto"/>
        </w:rPr>
        <w:t>，</w:t>
      </w:r>
      <w:r>
        <w:rPr>
          <w:rFonts w:hint="eastAsia"/>
          <w:color w:val="auto"/>
          <w:lang w:val="en-US" w:eastAsia="zh-CN"/>
        </w:rPr>
        <w:t>相关审批状态</w:t>
      </w:r>
      <w:r>
        <w:rPr>
          <w:rFonts w:hint="eastAsia"/>
          <w:color w:val="auto"/>
        </w:rPr>
        <w:t>保存</w:t>
      </w:r>
      <w:r>
        <w:rPr>
          <w:rFonts w:hint="eastAsia"/>
          <w:color w:val="auto"/>
          <w:lang w:val="en-US" w:eastAsia="zh-CN"/>
        </w:rPr>
        <w:t>数据</w:t>
      </w:r>
      <w:r>
        <w:rPr>
          <w:rFonts w:hint="eastAsia"/>
          <w:color w:val="auto"/>
        </w:rPr>
        <w:t>至数据库，整个流程结束。</w:t>
      </w:r>
    </w:p>
    <w:p w14:paraId="67DC0467">
      <w:pPr>
        <w:ind w:firstLine="420"/>
        <w:rPr>
          <w:rFonts w:hint="eastAsia" w:eastAsia="宋体"/>
          <w:color w:val="auto"/>
          <w:lang w:eastAsia="zh-CN"/>
        </w:rPr>
      </w:pPr>
      <w:r>
        <w:rPr>
          <w:rFonts w:hint="eastAsia"/>
          <w:color w:val="auto"/>
          <w:lang w:val="en-US" w:eastAsia="zh-CN"/>
        </w:rPr>
        <w:t>4</w:t>
      </w:r>
      <w:r>
        <w:rPr>
          <w:rFonts w:hint="eastAsia"/>
          <w:color w:val="auto"/>
        </w:rPr>
        <w:t>、删除</w:t>
      </w:r>
      <w:r>
        <w:rPr>
          <w:rFonts w:hint="eastAsia"/>
          <w:color w:val="auto"/>
          <w:lang w:val="en-US" w:eastAsia="zh-CN"/>
        </w:rPr>
        <w:t>新闻公告</w:t>
      </w:r>
      <w:r>
        <w:rPr>
          <w:rFonts w:hint="eastAsia"/>
          <w:color w:val="auto"/>
        </w:rPr>
        <w:t>用于</w:t>
      </w:r>
      <w:r>
        <w:rPr>
          <w:rFonts w:hint="eastAsia"/>
          <w:color w:val="auto"/>
          <w:lang w:eastAsia="zh-CN"/>
        </w:rPr>
        <w:t>平台操作人员</w:t>
      </w:r>
      <w:r>
        <w:rPr>
          <w:rFonts w:hint="eastAsia"/>
          <w:color w:val="auto"/>
        </w:rPr>
        <w:t>在</w:t>
      </w:r>
      <w:r>
        <w:rPr>
          <w:rFonts w:hint="eastAsia"/>
          <w:color w:val="auto"/>
          <w:lang w:val="en-US" w:eastAsia="zh-CN"/>
        </w:rPr>
        <w:t>新闻公告信息无效后，相关</w:t>
      </w:r>
      <w:r>
        <w:rPr>
          <w:rFonts w:hint="eastAsia"/>
          <w:color w:val="auto"/>
        </w:rPr>
        <w:t>信息已经没有意义的情况下，对该</w:t>
      </w:r>
      <w:r>
        <w:rPr>
          <w:rFonts w:hint="eastAsia"/>
          <w:color w:val="auto"/>
          <w:lang w:val="en-US" w:eastAsia="zh-CN"/>
        </w:rPr>
        <w:t>新闻公告</w:t>
      </w:r>
      <w:r>
        <w:rPr>
          <w:rFonts w:hint="eastAsia"/>
          <w:color w:val="auto"/>
        </w:rPr>
        <w:t>信息进行删除的操作</w:t>
      </w:r>
      <w:r>
        <w:rPr>
          <w:rFonts w:hint="eastAsia"/>
          <w:color w:val="auto"/>
          <w:lang w:eastAsia="zh-CN"/>
        </w:rPr>
        <w:t>。</w:t>
      </w:r>
    </w:p>
    <w:p w14:paraId="397D0D11">
      <w:pPr>
        <w:ind w:firstLine="400" w:firstLineChars="200"/>
        <w:rPr>
          <w:color w:val="auto"/>
        </w:rPr>
      </w:pPr>
      <w:r>
        <w:rPr>
          <w:rFonts w:hint="eastAsia"/>
          <w:color w:val="auto"/>
          <w:lang w:val="en-US" w:eastAsia="zh-CN"/>
        </w:rPr>
        <w:t>平台操作人员</w:t>
      </w:r>
      <w:r>
        <w:rPr>
          <w:rFonts w:hint="eastAsia"/>
          <w:color w:val="auto"/>
        </w:rPr>
        <w:t>登录进</w:t>
      </w:r>
      <w:r>
        <w:rPr>
          <w:rFonts w:hint="eastAsia"/>
          <w:color w:val="auto"/>
          <w:lang w:val="en-US" w:eastAsia="zh-CN"/>
        </w:rPr>
        <w:t>数据管理平台，进入新闻公告管理菜单，点击需要删除的对应新闻公告信息右侧的删除按钮，弹出“是否确认删除新闻公告”提示框，在点击确认后，执行删除操作提交并持久化，</w:t>
      </w:r>
      <w:r>
        <w:rPr>
          <w:rFonts w:hint="eastAsia"/>
          <w:color w:val="auto"/>
        </w:rPr>
        <w:t>保存至数据库，整个流程结束。</w:t>
      </w:r>
    </w:p>
    <w:p w14:paraId="3594A746">
      <w:pPr>
        <w:rPr>
          <w:rFonts w:hint="eastAsia" w:eastAsia="宋体"/>
          <w:color w:val="auto"/>
          <w:lang w:eastAsia="zh-CN"/>
        </w:rPr>
      </w:pPr>
      <w:r>
        <w:rPr>
          <w:rFonts w:hint="eastAsia"/>
          <w:color w:val="auto"/>
          <w:lang w:val="en-US" w:eastAsia="zh-CN"/>
        </w:rPr>
        <w:tab/>
      </w:r>
      <w:r>
        <w:rPr>
          <w:rFonts w:hint="eastAsia"/>
          <w:color w:val="auto"/>
          <w:lang w:val="en-US" w:eastAsia="zh-CN"/>
        </w:rPr>
        <w:t>5、</w:t>
      </w:r>
      <w:r>
        <w:rPr>
          <w:rFonts w:hint="eastAsia"/>
          <w:color w:val="auto"/>
        </w:rPr>
        <w:t>查看</w:t>
      </w:r>
      <w:r>
        <w:rPr>
          <w:rFonts w:hint="eastAsia"/>
          <w:color w:val="auto"/>
          <w:lang w:val="en-US" w:eastAsia="zh-CN"/>
        </w:rPr>
        <w:t>新闻公告详情</w:t>
      </w:r>
      <w:r>
        <w:rPr>
          <w:rFonts w:hint="eastAsia"/>
          <w:color w:val="auto"/>
        </w:rPr>
        <w:t>用于</w:t>
      </w:r>
      <w:r>
        <w:rPr>
          <w:rFonts w:hint="eastAsia"/>
          <w:color w:val="auto"/>
          <w:lang w:val="en-US" w:eastAsia="zh-CN"/>
        </w:rPr>
        <w:t>平台操作人员</w:t>
      </w:r>
      <w:r>
        <w:rPr>
          <w:rFonts w:hint="eastAsia"/>
          <w:color w:val="auto"/>
        </w:rPr>
        <w:t>在</w:t>
      </w:r>
      <w:r>
        <w:rPr>
          <w:rFonts w:hint="eastAsia"/>
          <w:color w:val="auto"/>
          <w:lang w:val="en-US" w:eastAsia="zh-CN"/>
        </w:rPr>
        <w:t>添加新闻公告信息</w:t>
      </w:r>
      <w:r>
        <w:rPr>
          <w:rFonts w:hint="eastAsia"/>
          <w:color w:val="auto"/>
        </w:rPr>
        <w:t>后，查看</w:t>
      </w:r>
      <w:r>
        <w:rPr>
          <w:rFonts w:hint="eastAsia"/>
          <w:color w:val="auto"/>
          <w:lang w:val="en-US" w:eastAsia="zh-CN"/>
        </w:rPr>
        <w:t>新闻公告具体信息</w:t>
      </w:r>
      <w:r>
        <w:rPr>
          <w:rFonts w:hint="eastAsia"/>
          <w:color w:val="auto"/>
        </w:rPr>
        <w:t>的操作</w:t>
      </w:r>
      <w:r>
        <w:rPr>
          <w:rFonts w:hint="eastAsia"/>
          <w:color w:val="auto"/>
          <w:lang w:eastAsia="zh-CN"/>
        </w:rPr>
        <w:t>。</w:t>
      </w:r>
    </w:p>
    <w:p w14:paraId="04C72ED3">
      <w:pPr>
        <w:ind w:firstLine="400" w:firstLineChars="200"/>
        <w:rPr>
          <w:color w:val="auto"/>
        </w:rPr>
      </w:pPr>
      <w:r>
        <w:rPr>
          <w:rFonts w:hint="eastAsia"/>
          <w:color w:val="auto"/>
          <w:lang w:val="en-US" w:eastAsia="zh-CN"/>
        </w:rPr>
        <w:t>平台操作人员</w:t>
      </w:r>
      <w:r>
        <w:rPr>
          <w:rFonts w:hint="eastAsia"/>
          <w:color w:val="auto"/>
        </w:rPr>
        <w:t>登录进</w:t>
      </w:r>
      <w:r>
        <w:rPr>
          <w:rFonts w:hint="eastAsia"/>
          <w:color w:val="auto"/>
          <w:lang w:val="en-US" w:eastAsia="zh-CN"/>
        </w:rPr>
        <w:t>数据管理平台，进入新闻公告管理菜单，点击需要修改的对应新闻公告信息右侧的更多按钮，选中“详情”按钮，跳转到新闻公告详情界面展示具体新闻公告数据</w:t>
      </w:r>
      <w:r>
        <w:rPr>
          <w:rFonts w:hint="eastAsia"/>
          <w:color w:val="auto"/>
        </w:rPr>
        <w:t>，整个流程结束。</w:t>
      </w:r>
    </w:p>
    <w:p w14:paraId="56F58052">
      <w:pPr>
        <w:ind w:firstLine="420"/>
        <w:rPr>
          <w:rFonts w:hint="eastAsia" w:eastAsia="宋体"/>
          <w:lang w:eastAsia="zh-CN"/>
        </w:rPr>
      </w:pPr>
      <w:r>
        <w:rPr>
          <w:rFonts w:hint="eastAsia"/>
          <w:lang w:val="en-US" w:eastAsia="zh-CN"/>
        </w:rPr>
        <w:t>6、导出 Excel</w:t>
      </w:r>
      <w:r>
        <w:rPr>
          <w:rFonts w:hint="eastAsia"/>
        </w:rPr>
        <w:t>用于</w:t>
      </w:r>
      <w:r>
        <w:rPr>
          <w:rFonts w:hint="eastAsia"/>
          <w:lang w:eastAsia="zh-CN"/>
        </w:rPr>
        <w:t>平台操作人员</w:t>
      </w:r>
      <w:r>
        <w:rPr>
          <w:rFonts w:hint="eastAsia"/>
          <w:lang w:val="en-US" w:eastAsia="zh-CN"/>
        </w:rPr>
        <w:t>需要快速获取所有新闻公告数据时，可以将所有新闻公告数据批量导出到 Excel 并下载到本地</w:t>
      </w:r>
      <w:r>
        <w:rPr>
          <w:rFonts w:hint="eastAsia"/>
          <w:lang w:eastAsia="zh-CN"/>
        </w:rPr>
        <w:t>。</w:t>
      </w:r>
    </w:p>
    <w:p w14:paraId="46320C52">
      <w:pPr>
        <w:ind w:firstLine="400" w:firstLineChars="200"/>
        <w:rPr>
          <w:rFonts w:hint="eastAsia"/>
        </w:rPr>
      </w:pPr>
      <w:r>
        <w:rPr>
          <w:rFonts w:hint="eastAsia"/>
          <w:lang w:val="en-US" w:eastAsia="zh-CN"/>
        </w:rPr>
        <w:t>平台操作人员</w:t>
      </w:r>
      <w:r>
        <w:rPr>
          <w:rFonts w:hint="eastAsia"/>
        </w:rPr>
        <w:t>登录进</w:t>
      </w:r>
      <w:r>
        <w:rPr>
          <w:rFonts w:hint="eastAsia"/>
          <w:lang w:val="en-US" w:eastAsia="zh-CN"/>
        </w:rPr>
        <w:t>数据管理平台，进入新闻公告管理菜单，点击“导出Excel”按钮，下载“新闻公告表-xx.xls”文件</w:t>
      </w:r>
      <w:r>
        <w:rPr>
          <w:rFonts w:hint="eastAsia"/>
        </w:rPr>
        <w:t>，整个流程结束。</w:t>
      </w:r>
    </w:p>
    <w:p w14:paraId="69038665">
      <w:pPr>
        <w:ind w:firstLine="420"/>
        <w:rPr>
          <w:rFonts w:hint="eastAsia" w:eastAsia="宋体"/>
          <w:lang w:eastAsia="zh-CN"/>
        </w:rPr>
      </w:pPr>
      <w:r>
        <w:rPr>
          <w:rFonts w:hint="eastAsia"/>
          <w:lang w:val="en-US" w:eastAsia="zh-CN"/>
        </w:rPr>
        <w:t>7、多条件查询</w:t>
      </w:r>
      <w:r>
        <w:rPr>
          <w:rFonts w:hint="eastAsia"/>
        </w:rPr>
        <w:t>用于</w:t>
      </w:r>
      <w:r>
        <w:rPr>
          <w:rFonts w:hint="eastAsia"/>
          <w:lang w:eastAsia="zh-CN"/>
        </w:rPr>
        <w:t>平台操作人员</w:t>
      </w:r>
      <w:r>
        <w:rPr>
          <w:rFonts w:hint="eastAsia"/>
          <w:lang w:val="en-US" w:eastAsia="zh-CN"/>
        </w:rPr>
        <w:t>根据条件筛选查询符合的新闻公告数据，可进行筛选的条件有：标题、来源、编辑、类型、审核状态、发布开始日期、发布结束日期</w:t>
      </w:r>
      <w:r>
        <w:rPr>
          <w:rFonts w:hint="eastAsia"/>
          <w:lang w:eastAsia="zh-CN"/>
        </w:rPr>
        <w:t>。</w:t>
      </w:r>
    </w:p>
    <w:p w14:paraId="1C33E859">
      <w:pPr>
        <w:ind w:firstLine="400" w:firstLineChars="200"/>
        <w:rPr>
          <w:rFonts w:hint="eastAsia"/>
        </w:rPr>
      </w:pPr>
      <w:r>
        <w:rPr>
          <w:rFonts w:hint="eastAsia"/>
          <w:lang w:val="en-US" w:eastAsia="zh-CN"/>
        </w:rPr>
        <w:t>平台操作人员</w:t>
      </w:r>
      <w:r>
        <w:rPr>
          <w:rFonts w:hint="eastAsia"/>
        </w:rPr>
        <w:t>登录进</w:t>
      </w:r>
      <w:r>
        <w:rPr>
          <w:rFonts w:hint="eastAsia"/>
          <w:lang w:val="en-US" w:eastAsia="zh-CN"/>
        </w:rPr>
        <w:t>数据管理平台，在查询框中根据查询字段输入筛选条件，点击查询按钮，在新闻公告列表中回显查询到的数据</w:t>
      </w:r>
      <w:r>
        <w:rPr>
          <w:rFonts w:hint="eastAsia"/>
        </w:rPr>
        <w:t>，整个流程结束。</w:t>
      </w:r>
    </w:p>
    <w:p w14:paraId="60E1CC65">
      <w:pPr>
        <w:ind w:firstLine="420"/>
      </w:pPr>
      <w:r>
        <w:rPr>
          <w:rFonts w:hint="eastAsia"/>
        </w:rPr>
        <w:t>整个</w:t>
      </w:r>
      <w:r>
        <w:rPr>
          <w:rFonts w:hint="eastAsia"/>
          <w:lang w:val="en-US" w:eastAsia="zh-CN"/>
        </w:rPr>
        <w:t>新闻公告</w:t>
      </w:r>
      <w:r>
        <w:rPr>
          <w:rFonts w:hint="eastAsia"/>
        </w:rPr>
        <w:t>管理的用例图如下：</w:t>
      </w:r>
    </w:p>
    <w:p w14:paraId="33DA5878">
      <w:pPr>
        <w:pStyle w:val="3"/>
        <w:rPr>
          <w:rFonts w:hint="eastAsia"/>
        </w:rPr>
      </w:pPr>
      <w:r>
        <w:drawing>
          <wp:inline distT="0" distB="0" distL="114300" distR="114300">
            <wp:extent cx="3547745" cy="3211195"/>
            <wp:effectExtent l="0" t="0" r="8255" b="1905"/>
            <wp:docPr id="2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2"/>
                    <pic:cNvPicPr>
                      <a:picLocks noChangeAspect="1"/>
                    </pic:cNvPicPr>
                  </pic:nvPicPr>
                  <pic:blipFill>
                    <a:blip r:embed="rId40"/>
                    <a:stretch>
                      <a:fillRect/>
                    </a:stretch>
                  </pic:blipFill>
                  <pic:spPr>
                    <a:xfrm>
                      <a:off x="0" y="0"/>
                      <a:ext cx="3547745" cy="3211195"/>
                    </a:xfrm>
                    <a:prstGeom prst="rect">
                      <a:avLst/>
                    </a:prstGeom>
                    <a:noFill/>
                    <a:ln>
                      <a:noFill/>
                    </a:ln>
                  </pic:spPr>
                </pic:pic>
              </a:graphicData>
            </a:graphic>
          </wp:inline>
        </w:drawing>
      </w:r>
    </w:p>
    <w:p w14:paraId="7AD66B37">
      <w:pPr>
        <w:pStyle w:val="3"/>
        <w:rPr>
          <w:rFonts w:hint="eastAsia"/>
        </w:rPr>
      </w:pPr>
    </w:p>
    <w:p w14:paraId="618F4F57">
      <w:pPr>
        <w:pStyle w:val="4"/>
        <w:rPr>
          <w:rFonts w:hint="eastAsia"/>
        </w:rPr>
      </w:pPr>
      <w:bookmarkStart w:id="20" w:name="_Toc24834"/>
      <w:r>
        <w:rPr>
          <w:rFonts w:hint="eastAsia"/>
        </w:rPr>
        <w:t>平台人员管理</w:t>
      </w:r>
      <w:bookmarkEnd w:id="20"/>
    </w:p>
    <w:p w14:paraId="29E0E757">
      <w:pPr>
        <w:ind w:firstLine="400"/>
      </w:pPr>
      <w:r>
        <w:rPr>
          <w:rFonts w:hint="eastAsia"/>
          <w:lang w:val="zh-CN"/>
        </w:rPr>
        <w:t>平台人员</w:t>
      </w:r>
      <w:r>
        <w:rPr>
          <w:rFonts w:hint="eastAsia"/>
        </w:rPr>
        <w:t>管理</w:t>
      </w:r>
      <w:r>
        <w:rPr>
          <w:rFonts w:hint="eastAsia"/>
          <w:lang w:val="en-US" w:eastAsia="zh-CN"/>
        </w:rPr>
        <w:t>包含对学生、老师和社会人士的人员信息进行管理，功能统一</w:t>
      </w:r>
      <w:r>
        <w:rPr>
          <w:rFonts w:hint="eastAsia"/>
        </w:rPr>
        <w:t>包括</w:t>
      </w:r>
      <w:r>
        <w:rPr>
          <w:rFonts w:hint="eastAsia"/>
          <w:lang w:val="en-US" w:eastAsia="zh-CN"/>
        </w:rPr>
        <w:t>新增</w:t>
      </w:r>
      <w:r>
        <w:rPr>
          <w:rFonts w:hint="eastAsia"/>
          <w:lang w:val="zh-CN"/>
        </w:rPr>
        <w:t>平台人员</w:t>
      </w:r>
      <w:r>
        <w:rPr>
          <w:rFonts w:hint="eastAsia"/>
        </w:rPr>
        <w:t>、</w:t>
      </w:r>
      <w:r>
        <w:rPr>
          <w:rFonts w:hint="eastAsia"/>
          <w:lang w:val="en-US" w:eastAsia="zh-CN"/>
        </w:rPr>
        <w:t>编辑</w:t>
      </w:r>
      <w:r>
        <w:rPr>
          <w:rFonts w:hint="eastAsia"/>
          <w:lang w:val="zh-CN"/>
        </w:rPr>
        <w:t>平台人员</w:t>
      </w:r>
      <w:r>
        <w:rPr>
          <w:rFonts w:hint="eastAsia"/>
          <w:lang w:val="en-US" w:eastAsia="zh-CN"/>
        </w:rPr>
        <w:t>信息</w:t>
      </w:r>
      <w:r>
        <w:rPr>
          <w:rFonts w:hint="eastAsia"/>
        </w:rPr>
        <w:t>、</w:t>
      </w:r>
      <w:r>
        <w:rPr>
          <w:rFonts w:hint="eastAsia"/>
          <w:lang w:val="en-US" w:eastAsia="zh-CN"/>
        </w:rPr>
        <w:t>启停平台人员</w:t>
      </w:r>
      <w:r>
        <w:rPr>
          <w:rFonts w:hint="eastAsia"/>
        </w:rPr>
        <w:t>、删除</w:t>
      </w:r>
      <w:r>
        <w:rPr>
          <w:rFonts w:hint="eastAsia"/>
          <w:lang w:val="zh-CN"/>
        </w:rPr>
        <w:t>平台人员</w:t>
      </w:r>
      <w:r>
        <w:rPr>
          <w:rFonts w:hint="eastAsia"/>
        </w:rPr>
        <w:t>、查看</w:t>
      </w:r>
      <w:r>
        <w:rPr>
          <w:rFonts w:hint="eastAsia"/>
          <w:lang w:val="zh-CN"/>
        </w:rPr>
        <w:t>平台人员</w:t>
      </w:r>
      <w:r>
        <w:rPr>
          <w:rFonts w:hint="eastAsia"/>
          <w:lang w:val="en-US" w:eastAsia="zh-CN"/>
        </w:rPr>
        <w:t>详情、多条件查询</w:t>
      </w:r>
      <w:r>
        <w:rPr>
          <w:rFonts w:hint="eastAsia"/>
        </w:rPr>
        <w:t>等操作。</w:t>
      </w:r>
    </w:p>
    <w:p w14:paraId="08F31C14">
      <w:pPr>
        <w:ind w:firstLine="400"/>
        <w:rPr>
          <w:rFonts w:hint="eastAsia" w:eastAsia="宋体"/>
          <w:lang w:eastAsia="zh-CN"/>
        </w:rPr>
      </w:pPr>
      <w:r>
        <w:rPr>
          <w:rFonts w:hint="eastAsia"/>
        </w:rPr>
        <w:t>1、</w:t>
      </w:r>
      <w:r>
        <w:rPr>
          <w:rFonts w:hint="eastAsia"/>
          <w:lang w:val="en-US" w:eastAsia="zh-CN"/>
        </w:rPr>
        <w:t>新增</w:t>
      </w:r>
      <w:r>
        <w:rPr>
          <w:rFonts w:hint="eastAsia"/>
          <w:lang w:val="zh-CN"/>
        </w:rPr>
        <w:t>平台人员</w:t>
      </w:r>
      <w:r>
        <w:rPr>
          <w:rFonts w:hint="eastAsia"/>
        </w:rPr>
        <w:t>用于</w:t>
      </w:r>
      <w:r>
        <w:rPr>
          <w:rFonts w:hint="eastAsia"/>
          <w:lang w:val="en-US" w:eastAsia="zh-CN"/>
        </w:rPr>
        <w:t>平台操作人员根据高校新增的平台人员信息，通过新增入口录入平台人员数据。</w:t>
      </w:r>
    </w:p>
    <w:p w14:paraId="145EC337">
      <w:pPr>
        <w:ind w:firstLine="400" w:firstLineChars="200"/>
      </w:pPr>
      <w:r>
        <w:rPr>
          <w:rFonts w:hint="eastAsia"/>
          <w:lang w:val="en-US" w:eastAsia="zh-CN"/>
        </w:rPr>
        <w:t>平台操作人员</w:t>
      </w:r>
      <w:r>
        <w:rPr>
          <w:rFonts w:hint="eastAsia"/>
        </w:rPr>
        <w:t>登录进</w:t>
      </w:r>
      <w:r>
        <w:rPr>
          <w:rFonts w:hint="eastAsia"/>
          <w:lang w:val="en-US" w:eastAsia="zh-CN"/>
        </w:rPr>
        <w:t>数据管理平台，进入平台人员管理菜单，点击新增按钮，进入新增页面</w:t>
      </w:r>
      <w:r>
        <w:rPr>
          <w:rFonts w:hint="eastAsia"/>
        </w:rPr>
        <w:t>，填写相关必要信息后，保存至数据库，整个流程结束。</w:t>
      </w:r>
    </w:p>
    <w:p w14:paraId="7D95346D">
      <w:pPr>
        <w:ind w:firstLine="420"/>
        <w:rPr>
          <w:rFonts w:hint="eastAsia" w:eastAsia="宋体"/>
          <w:lang w:eastAsia="zh-CN"/>
        </w:rPr>
      </w:pPr>
      <w:r>
        <w:rPr>
          <w:rFonts w:hint="eastAsia"/>
        </w:rPr>
        <w:t>2、</w:t>
      </w:r>
      <w:r>
        <w:rPr>
          <w:rFonts w:hint="eastAsia"/>
          <w:lang w:val="en-US" w:eastAsia="zh-CN"/>
        </w:rPr>
        <w:t>编辑平台人员信息</w:t>
      </w:r>
      <w:r>
        <w:rPr>
          <w:rFonts w:hint="eastAsia"/>
        </w:rPr>
        <w:t>用于</w:t>
      </w:r>
      <w:r>
        <w:rPr>
          <w:rFonts w:hint="eastAsia"/>
          <w:lang w:val="en-US" w:eastAsia="zh-CN"/>
        </w:rPr>
        <w:t>平台操作人员</w:t>
      </w:r>
      <w:r>
        <w:rPr>
          <w:rFonts w:hint="eastAsia"/>
        </w:rPr>
        <w:t>在</w:t>
      </w:r>
      <w:r>
        <w:rPr>
          <w:rFonts w:hint="eastAsia"/>
          <w:lang w:val="en-US" w:eastAsia="zh-CN"/>
        </w:rPr>
        <w:t>添加平台人员信息</w:t>
      </w:r>
      <w:r>
        <w:rPr>
          <w:rFonts w:hint="eastAsia"/>
        </w:rPr>
        <w:t>后，在有必要对</w:t>
      </w:r>
      <w:r>
        <w:rPr>
          <w:rFonts w:hint="eastAsia"/>
          <w:lang w:val="en-US" w:eastAsia="zh-CN"/>
        </w:rPr>
        <w:t>平台人员</w:t>
      </w:r>
      <w:r>
        <w:rPr>
          <w:rFonts w:hint="eastAsia"/>
        </w:rPr>
        <w:t>信息进行修改时所做的操作</w:t>
      </w:r>
      <w:r>
        <w:rPr>
          <w:rFonts w:hint="eastAsia"/>
          <w:lang w:eastAsia="zh-CN"/>
        </w:rPr>
        <w:t>。</w:t>
      </w:r>
    </w:p>
    <w:p w14:paraId="4876FEC1">
      <w:pPr>
        <w:ind w:firstLine="400" w:firstLineChars="200"/>
        <w:rPr>
          <w:rFonts w:hint="eastAsia" w:ascii="Arial" w:hAnsi="Arial" w:eastAsia="宋体" w:cs="Times New Roman"/>
        </w:rPr>
      </w:pPr>
      <w:r>
        <w:rPr>
          <w:rFonts w:hint="eastAsia"/>
          <w:lang w:val="en-US" w:eastAsia="zh-CN"/>
        </w:rPr>
        <w:t>平台操作人员</w:t>
      </w:r>
      <w:r>
        <w:rPr>
          <w:rFonts w:hint="eastAsia"/>
        </w:rPr>
        <w:t>登录进</w:t>
      </w:r>
      <w:r>
        <w:rPr>
          <w:rFonts w:hint="eastAsia"/>
          <w:lang w:val="en-US" w:eastAsia="zh-CN"/>
        </w:rPr>
        <w:t>数据管理平台，进入平台人员管理菜单，点击需要修改的对应平台人员信息右侧的编辑按钮，进入修改页面</w:t>
      </w:r>
      <w:r>
        <w:rPr>
          <w:rFonts w:hint="eastAsia"/>
        </w:rPr>
        <w:t>，填写</w:t>
      </w:r>
      <w:r>
        <w:rPr>
          <w:rFonts w:hint="eastAsia"/>
          <w:lang w:val="en-US" w:eastAsia="zh-CN"/>
        </w:rPr>
        <w:t>需要订正的平台人员信息</w:t>
      </w:r>
      <w:r>
        <w:rPr>
          <w:rFonts w:hint="eastAsia"/>
        </w:rPr>
        <w:t>后，保存至数据库，整</w:t>
      </w:r>
      <w:r>
        <w:rPr>
          <w:rFonts w:hint="eastAsia" w:ascii="Arial" w:hAnsi="Arial" w:eastAsia="宋体" w:cs="Times New Roman"/>
        </w:rPr>
        <w:t>个流程结束。</w:t>
      </w:r>
    </w:p>
    <w:p w14:paraId="4484C84B">
      <w:pPr>
        <w:ind w:firstLine="400" w:firstLineChars="200"/>
        <w:rPr>
          <w:rFonts w:hint="eastAsia" w:ascii="Arial" w:hAnsi="Arial" w:eastAsia="宋体" w:cs="Times New Roman"/>
          <w:lang w:eastAsia="zh-CN"/>
        </w:rPr>
      </w:pPr>
      <w:r>
        <w:rPr>
          <w:rFonts w:hint="eastAsia" w:ascii="Arial" w:hAnsi="Arial" w:eastAsia="宋体" w:cs="Times New Roman"/>
          <w:lang w:val="en-US" w:eastAsia="zh-CN"/>
        </w:rPr>
        <w:t>3</w:t>
      </w:r>
      <w:r>
        <w:rPr>
          <w:rFonts w:hint="eastAsia" w:ascii="Arial" w:hAnsi="Arial" w:eastAsia="宋体" w:cs="Times New Roman"/>
        </w:rPr>
        <w:t>、</w:t>
      </w:r>
      <w:r>
        <w:rPr>
          <w:rFonts w:hint="eastAsia"/>
          <w:lang w:val="en-US" w:eastAsia="zh-CN"/>
        </w:rPr>
        <w:t>启停</w:t>
      </w:r>
      <w:r>
        <w:rPr>
          <w:rFonts w:hint="eastAsia" w:ascii="Arial" w:hAnsi="Arial" w:eastAsia="宋体" w:cs="Times New Roman"/>
          <w:lang w:val="en-US" w:eastAsia="zh-CN"/>
        </w:rPr>
        <w:t>平台人员用于平台操作人员在有必要的情况下直接停用平台人员账号，使之不可以继续使用该平台功能。</w:t>
      </w:r>
    </w:p>
    <w:p w14:paraId="096B94C4">
      <w:pPr>
        <w:ind w:firstLine="400" w:firstLineChars="200"/>
        <w:rPr>
          <w:rFonts w:hint="eastAsia"/>
        </w:rPr>
      </w:pPr>
      <w:r>
        <w:rPr>
          <w:rFonts w:hint="eastAsia" w:ascii="Arial" w:hAnsi="Arial" w:eastAsia="宋体" w:cs="Times New Roman"/>
          <w:lang w:val="en-US" w:eastAsia="zh-CN"/>
        </w:rPr>
        <w:t>平台操作人员</w:t>
      </w:r>
      <w:r>
        <w:rPr>
          <w:rFonts w:hint="eastAsia" w:ascii="Arial" w:hAnsi="Arial" w:eastAsia="宋体" w:cs="Times New Roman"/>
        </w:rPr>
        <w:t>登录进</w:t>
      </w:r>
      <w:r>
        <w:rPr>
          <w:rFonts w:hint="eastAsia" w:ascii="Arial" w:hAnsi="Arial" w:eastAsia="宋体" w:cs="Times New Roman"/>
          <w:lang w:val="en-US" w:eastAsia="zh-CN"/>
        </w:rPr>
        <w:t>数据管理平台，进入平台人员管理菜单，点击需要修改的对应平台人员信息右侧的更多按钮，选中“</w:t>
      </w:r>
      <w:r>
        <w:rPr>
          <w:rFonts w:hint="eastAsia"/>
          <w:lang w:val="en-US" w:eastAsia="zh-CN"/>
        </w:rPr>
        <w:t>停用”按钮</w:t>
      </w:r>
      <w:r>
        <w:rPr>
          <w:rFonts w:hint="eastAsia"/>
        </w:rPr>
        <w:t>，</w:t>
      </w:r>
      <w:r>
        <w:rPr>
          <w:rFonts w:hint="eastAsia"/>
          <w:lang w:val="en-US" w:eastAsia="zh-CN"/>
        </w:rPr>
        <w:t>切换用户启停状态并</w:t>
      </w:r>
      <w:r>
        <w:rPr>
          <w:rFonts w:hint="eastAsia"/>
        </w:rPr>
        <w:t>保存</w:t>
      </w:r>
      <w:r>
        <w:rPr>
          <w:rFonts w:hint="eastAsia"/>
          <w:lang w:val="en-US" w:eastAsia="zh-CN"/>
        </w:rPr>
        <w:t>数据</w:t>
      </w:r>
      <w:r>
        <w:rPr>
          <w:rFonts w:hint="eastAsia"/>
        </w:rPr>
        <w:t>至数据库，整个流程结束。</w:t>
      </w:r>
    </w:p>
    <w:p w14:paraId="58B99521">
      <w:pPr>
        <w:ind w:firstLine="420"/>
        <w:rPr>
          <w:rFonts w:hint="eastAsia" w:eastAsia="宋体"/>
          <w:lang w:eastAsia="zh-CN"/>
        </w:rPr>
      </w:pPr>
      <w:r>
        <w:rPr>
          <w:rFonts w:hint="eastAsia"/>
          <w:lang w:val="en-US" w:eastAsia="zh-CN"/>
        </w:rPr>
        <w:t>4</w:t>
      </w:r>
      <w:r>
        <w:rPr>
          <w:rFonts w:hint="eastAsia"/>
        </w:rPr>
        <w:t>、删除</w:t>
      </w:r>
      <w:r>
        <w:rPr>
          <w:rFonts w:hint="eastAsia"/>
          <w:lang w:val="en-US" w:eastAsia="zh-CN"/>
        </w:rPr>
        <w:t>平台人员</w:t>
      </w:r>
      <w:r>
        <w:rPr>
          <w:rFonts w:hint="eastAsia"/>
        </w:rPr>
        <w:t>用于</w:t>
      </w:r>
      <w:r>
        <w:rPr>
          <w:rFonts w:hint="eastAsia"/>
          <w:lang w:eastAsia="zh-CN"/>
        </w:rPr>
        <w:t>平台操作人员</w:t>
      </w:r>
      <w:r>
        <w:rPr>
          <w:rFonts w:hint="eastAsia"/>
        </w:rPr>
        <w:t>在</w:t>
      </w:r>
      <w:r>
        <w:rPr>
          <w:rFonts w:hint="eastAsia"/>
          <w:lang w:val="en-US" w:eastAsia="zh-CN"/>
        </w:rPr>
        <w:t>平台人员信息无效后，相关</w:t>
      </w:r>
      <w:r>
        <w:rPr>
          <w:rFonts w:hint="eastAsia"/>
        </w:rPr>
        <w:t>信息已经没有意义的情况下，对该</w:t>
      </w:r>
      <w:r>
        <w:rPr>
          <w:rFonts w:hint="eastAsia"/>
          <w:lang w:val="en-US" w:eastAsia="zh-CN"/>
        </w:rPr>
        <w:t>平台人员</w:t>
      </w:r>
      <w:r>
        <w:rPr>
          <w:rFonts w:hint="eastAsia"/>
        </w:rPr>
        <w:t>信息进行删除的操作</w:t>
      </w:r>
      <w:r>
        <w:rPr>
          <w:rFonts w:hint="eastAsia"/>
          <w:lang w:eastAsia="zh-CN"/>
        </w:rPr>
        <w:t>。</w:t>
      </w:r>
    </w:p>
    <w:p w14:paraId="5A925A79">
      <w:pPr>
        <w:ind w:firstLine="400" w:firstLineChars="200"/>
      </w:pPr>
      <w:r>
        <w:rPr>
          <w:rFonts w:hint="eastAsia"/>
          <w:lang w:val="en-US" w:eastAsia="zh-CN"/>
        </w:rPr>
        <w:t>平台操作人员</w:t>
      </w:r>
      <w:r>
        <w:rPr>
          <w:rFonts w:hint="eastAsia"/>
        </w:rPr>
        <w:t>登录进</w:t>
      </w:r>
      <w:r>
        <w:rPr>
          <w:rFonts w:hint="eastAsia"/>
          <w:lang w:val="en-US" w:eastAsia="zh-CN"/>
        </w:rPr>
        <w:t>数据管理平台，进入平台人员管理菜单，点击需要删除的对应平台人员信息右侧的删除按钮，弹出“是否确认删除平台人员”提示框，在点击确认后，执行删除操作提交并持久化，</w:t>
      </w:r>
      <w:r>
        <w:rPr>
          <w:rFonts w:hint="eastAsia"/>
        </w:rPr>
        <w:t>保存至数据库，整个流程结束。</w:t>
      </w:r>
    </w:p>
    <w:p w14:paraId="48440ADA">
      <w:pPr>
        <w:rPr>
          <w:rFonts w:hint="eastAsia" w:eastAsia="宋体"/>
          <w:lang w:eastAsia="zh-CN"/>
        </w:rPr>
      </w:pPr>
      <w:r>
        <w:rPr>
          <w:rFonts w:hint="eastAsia"/>
          <w:lang w:val="en-US" w:eastAsia="zh-CN"/>
        </w:rPr>
        <w:tab/>
      </w:r>
      <w:r>
        <w:rPr>
          <w:rFonts w:hint="eastAsia"/>
          <w:lang w:val="en-US" w:eastAsia="zh-CN"/>
        </w:rPr>
        <w:t>5、</w:t>
      </w:r>
      <w:r>
        <w:rPr>
          <w:rFonts w:hint="eastAsia"/>
        </w:rPr>
        <w:t>查看</w:t>
      </w:r>
      <w:r>
        <w:rPr>
          <w:rFonts w:hint="eastAsia"/>
          <w:lang w:val="en-US" w:eastAsia="zh-CN"/>
        </w:rPr>
        <w:t>平台人员详情</w:t>
      </w:r>
      <w:r>
        <w:rPr>
          <w:rFonts w:hint="eastAsia"/>
        </w:rPr>
        <w:t>用于</w:t>
      </w:r>
      <w:r>
        <w:rPr>
          <w:rFonts w:hint="eastAsia"/>
          <w:lang w:val="en-US" w:eastAsia="zh-CN"/>
        </w:rPr>
        <w:t>平台操作人员</w:t>
      </w:r>
      <w:r>
        <w:rPr>
          <w:rFonts w:hint="eastAsia"/>
        </w:rPr>
        <w:t>在</w:t>
      </w:r>
      <w:r>
        <w:rPr>
          <w:rFonts w:hint="eastAsia"/>
          <w:lang w:val="en-US" w:eastAsia="zh-CN"/>
        </w:rPr>
        <w:t>添加平台人员信息</w:t>
      </w:r>
      <w:r>
        <w:rPr>
          <w:rFonts w:hint="eastAsia"/>
        </w:rPr>
        <w:t>后，查看</w:t>
      </w:r>
      <w:r>
        <w:rPr>
          <w:rFonts w:hint="eastAsia"/>
          <w:lang w:val="en-US" w:eastAsia="zh-CN"/>
        </w:rPr>
        <w:t>平台人员具体信息</w:t>
      </w:r>
      <w:r>
        <w:rPr>
          <w:rFonts w:hint="eastAsia"/>
        </w:rPr>
        <w:t>的操作</w:t>
      </w:r>
      <w:r>
        <w:rPr>
          <w:rFonts w:hint="eastAsia"/>
          <w:lang w:eastAsia="zh-CN"/>
        </w:rPr>
        <w:t>。</w:t>
      </w:r>
    </w:p>
    <w:p w14:paraId="6D93A376">
      <w:pPr>
        <w:ind w:firstLine="400" w:firstLineChars="200"/>
      </w:pPr>
      <w:r>
        <w:rPr>
          <w:rFonts w:hint="eastAsia"/>
          <w:lang w:val="en-US" w:eastAsia="zh-CN"/>
        </w:rPr>
        <w:t>平台操作人员</w:t>
      </w:r>
      <w:r>
        <w:rPr>
          <w:rFonts w:hint="eastAsia"/>
        </w:rPr>
        <w:t>登录进</w:t>
      </w:r>
      <w:r>
        <w:rPr>
          <w:rFonts w:hint="eastAsia"/>
          <w:lang w:val="en-US" w:eastAsia="zh-CN"/>
        </w:rPr>
        <w:t>数据管理平台，进入平台人员管理菜单，点击需要查看详情的对应平台人员信息右侧的详情按钮，跳转到平台人员详情界面展示具体平台人员数据</w:t>
      </w:r>
      <w:r>
        <w:rPr>
          <w:rFonts w:hint="eastAsia"/>
        </w:rPr>
        <w:t>，整个流程结束。</w:t>
      </w:r>
    </w:p>
    <w:p w14:paraId="5EA1FC60">
      <w:pPr>
        <w:ind w:firstLine="420"/>
        <w:rPr>
          <w:rFonts w:hint="eastAsia" w:eastAsia="宋体"/>
          <w:lang w:eastAsia="zh-CN"/>
        </w:rPr>
      </w:pPr>
      <w:r>
        <w:rPr>
          <w:rFonts w:hint="eastAsia"/>
          <w:lang w:val="en-US" w:eastAsia="zh-CN"/>
        </w:rPr>
        <w:t>6、多条件查询</w:t>
      </w:r>
      <w:r>
        <w:rPr>
          <w:rFonts w:hint="eastAsia"/>
        </w:rPr>
        <w:t>用于</w:t>
      </w:r>
      <w:r>
        <w:rPr>
          <w:rFonts w:hint="eastAsia"/>
          <w:lang w:eastAsia="zh-CN"/>
        </w:rPr>
        <w:t>平台操作人员</w:t>
      </w:r>
      <w:r>
        <w:rPr>
          <w:rFonts w:hint="eastAsia"/>
          <w:lang w:val="en-US" w:eastAsia="zh-CN"/>
        </w:rPr>
        <w:t>根据条件筛选查询符合的平台人员数据，可进行筛选的条件有（以学生角色为例）：平台编号、姓名、手机号、邮箱、专业、班级、账号启停状态、注册开始日期、注册结束日期、最后登陆开始日期、最后登录结束日期</w:t>
      </w:r>
      <w:r>
        <w:rPr>
          <w:rFonts w:hint="eastAsia"/>
          <w:lang w:eastAsia="zh-CN"/>
        </w:rPr>
        <w:t>。</w:t>
      </w:r>
    </w:p>
    <w:p w14:paraId="5D429BA5">
      <w:pPr>
        <w:ind w:firstLine="400" w:firstLineChars="200"/>
        <w:rPr>
          <w:rFonts w:hint="eastAsia"/>
        </w:rPr>
      </w:pPr>
      <w:r>
        <w:rPr>
          <w:rFonts w:hint="eastAsia"/>
          <w:lang w:val="en-US" w:eastAsia="zh-CN"/>
        </w:rPr>
        <w:t>平台操作人员</w:t>
      </w:r>
      <w:r>
        <w:rPr>
          <w:rFonts w:hint="eastAsia"/>
        </w:rPr>
        <w:t>登录进</w:t>
      </w:r>
      <w:r>
        <w:rPr>
          <w:rFonts w:hint="eastAsia"/>
          <w:lang w:val="en-US" w:eastAsia="zh-CN"/>
        </w:rPr>
        <w:t>数据管理平台，在查询框中根据查询字段输入筛选条件，点击查询按钮，在平台人员列表中回显查询到的数据</w:t>
      </w:r>
      <w:r>
        <w:rPr>
          <w:rFonts w:hint="eastAsia"/>
        </w:rPr>
        <w:t>，整个流程结束。</w:t>
      </w:r>
    </w:p>
    <w:p w14:paraId="544F4CD5">
      <w:pPr>
        <w:ind w:firstLine="420"/>
      </w:pPr>
      <w:r>
        <w:rPr>
          <w:rFonts w:hint="eastAsia"/>
        </w:rPr>
        <w:t>整个</w:t>
      </w:r>
      <w:r>
        <w:rPr>
          <w:rFonts w:hint="eastAsia"/>
          <w:lang w:val="en-US" w:eastAsia="zh-CN"/>
        </w:rPr>
        <w:t>平台人员</w:t>
      </w:r>
      <w:r>
        <w:rPr>
          <w:rFonts w:hint="eastAsia"/>
        </w:rPr>
        <w:t>管理的用例图如下：</w:t>
      </w:r>
    </w:p>
    <w:p w14:paraId="2326DAA1">
      <w:pPr>
        <w:pStyle w:val="3"/>
        <w:rPr>
          <w:rFonts w:hint="eastAsia"/>
        </w:rPr>
      </w:pPr>
      <w:r>
        <w:drawing>
          <wp:inline distT="0" distB="0" distL="114300" distR="114300">
            <wp:extent cx="3271520" cy="2623820"/>
            <wp:effectExtent l="0" t="0" r="5080" b="5080"/>
            <wp:docPr id="2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3"/>
                    <pic:cNvPicPr>
                      <a:picLocks noChangeAspect="1"/>
                    </pic:cNvPicPr>
                  </pic:nvPicPr>
                  <pic:blipFill>
                    <a:blip r:embed="rId41"/>
                    <a:stretch>
                      <a:fillRect/>
                    </a:stretch>
                  </pic:blipFill>
                  <pic:spPr>
                    <a:xfrm>
                      <a:off x="0" y="0"/>
                      <a:ext cx="3271520" cy="2623820"/>
                    </a:xfrm>
                    <a:prstGeom prst="rect">
                      <a:avLst/>
                    </a:prstGeom>
                    <a:noFill/>
                    <a:ln>
                      <a:noFill/>
                    </a:ln>
                  </pic:spPr>
                </pic:pic>
              </a:graphicData>
            </a:graphic>
          </wp:inline>
        </w:drawing>
      </w:r>
    </w:p>
    <w:p w14:paraId="287CDAEF">
      <w:pPr>
        <w:pStyle w:val="3"/>
        <w:rPr>
          <w:rFonts w:hint="eastAsia"/>
        </w:rPr>
      </w:pPr>
    </w:p>
    <w:p w14:paraId="3E3FAADB">
      <w:pPr>
        <w:pStyle w:val="4"/>
        <w:rPr>
          <w:rFonts w:hint="eastAsia"/>
        </w:rPr>
      </w:pPr>
      <w:bookmarkStart w:id="21" w:name="_Toc21497"/>
      <w:r>
        <w:rPr>
          <w:rFonts w:hint="eastAsia"/>
          <w:lang w:val="en-US" w:eastAsia="zh-CN"/>
        </w:rPr>
        <w:t>退出登录</w:t>
      </w:r>
      <w:bookmarkEnd w:id="21"/>
    </w:p>
    <w:p w14:paraId="5999EEBE">
      <w:pPr>
        <w:ind w:firstLine="400"/>
        <w:rPr>
          <w:rFonts w:hint="eastAsia"/>
        </w:rPr>
      </w:pPr>
      <w:r>
        <w:rPr>
          <w:rFonts w:hint="eastAsia"/>
        </w:rPr>
        <w:t>用户登录</w:t>
      </w:r>
      <w:r>
        <w:rPr>
          <w:rFonts w:hint="eastAsia"/>
          <w:lang w:eastAsia="zh-CN"/>
        </w:rPr>
        <w:t>是</w:t>
      </w:r>
      <w:r>
        <w:rPr>
          <w:rFonts w:hint="eastAsia"/>
          <w:lang w:val="en-US" w:eastAsia="zh-CN"/>
        </w:rPr>
        <w:t>后台管理员登陆后并退出的操作</w:t>
      </w:r>
      <w:r>
        <w:rPr>
          <w:rFonts w:hint="eastAsia"/>
        </w:rPr>
        <w:t>，整个流程如图：</w:t>
      </w:r>
    </w:p>
    <w:p w14:paraId="404E579E">
      <w:pPr>
        <w:spacing w:before="156" w:beforeLines="50" w:line="360" w:lineRule="auto"/>
        <w:ind w:firstLine="709"/>
        <w:jc w:val="center"/>
        <w:rPr>
          <w:rFonts w:hint="eastAsia" w:eastAsia="宋体"/>
          <w:lang w:eastAsia="zh-CN"/>
        </w:rPr>
      </w:pPr>
      <w:r>
        <w:rPr>
          <w:rFonts w:hint="eastAsia" w:eastAsia="宋体"/>
          <w:lang w:eastAsia="zh-CN"/>
        </w:rPr>
        <w:drawing>
          <wp:inline distT="0" distB="0" distL="114300" distR="114300">
            <wp:extent cx="1597025" cy="3957320"/>
            <wp:effectExtent l="0" t="0" r="0" b="0"/>
            <wp:docPr id="23" name="图片 24" descr="登陆_退出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4" descr="登陆_退出流程图"/>
                    <pic:cNvPicPr>
                      <a:picLocks noChangeAspect="1"/>
                    </pic:cNvPicPr>
                  </pic:nvPicPr>
                  <pic:blipFill>
                    <a:blip r:embed="rId42"/>
                    <a:stretch>
                      <a:fillRect/>
                    </a:stretch>
                  </pic:blipFill>
                  <pic:spPr>
                    <a:xfrm>
                      <a:off x="0" y="0"/>
                      <a:ext cx="1597025" cy="3957320"/>
                    </a:xfrm>
                    <a:prstGeom prst="rect">
                      <a:avLst/>
                    </a:prstGeom>
                    <a:noFill/>
                    <a:ln>
                      <a:noFill/>
                    </a:ln>
                  </pic:spPr>
                </pic:pic>
              </a:graphicData>
            </a:graphic>
          </wp:inline>
        </w:drawing>
      </w:r>
    </w:p>
    <w:p w14:paraId="77A4F4F2">
      <w:pPr>
        <w:ind w:firstLine="400"/>
      </w:pPr>
      <w:r>
        <w:rPr>
          <w:rFonts w:hint="eastAsia"/>
          <w:lang w:eastAsia="zh-CN"/>
        </w:rPr>
        <w:t>平台操作人员</w:t>
      </w:r>
      <w:r>
        <w:rPr>
          <w:rFonts w:hint="eastAsia"/>
        </w:rPr>
        <w:t>登录进入系统后，在执行完相关操作后，点击退出系统，执行退出系统操作，整个流程结束。在此过程中，如果存在此情况：用户同时打开了多个用户管理中心页面，那么在点击退出系统后，执行验证用户是否登录是必要的。以下其是模块的用例图：</w:t>
      </w:r>
    </w:p>
    <w:p w14:paraId="4BC1E1BE">
      <w:pPr>
        <w:ind w:firstLine="400"/>
        <w:rPr>
          <w:rFonts w:hint="eastAsia"/>
        </w:rPr>
      </w:pPr>
    </w:p>
    <w:p w14:paraId="33242138">
      <w:pPr>
        <w:jc w:val="center"/>
        <w:rPr>
          <w:rFonts w:hint="eastAsia"/>
        </w:rPr>
      </w:pPr>
      <w:r>
        <w:drawing>
          <wp:inline distT="0" distB="0" distL="114300" distR="114300">
            <wp:extent cx="2647950" cy="1466850"/>
            <wp:effectExtent l="0" t="0" r="6350" b="6350"/>
            <wp:docPr id="2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5"/>
                    <pic:cNvPicPr>
                      <a:picLocks noChangeAspect="1"/>
                    </pic:cNvPicPr>
                  </pic:nvPicPr>
                  <pic:blipFill>
                    <a:blip r:embed="rId43"/>
                    <a:stretch>
                      <a:fillRect/>
                    </a:stretch>
                  </pic:blipFill>
                  <pic:spPr>
                    <a:xfrm>
                      <a:off x="0" y="0"/>
                      <a:ext cx="2647950" cy="1466850"/>
                    </a:xfrm>
                    <a:prstGeom prst="rect">
                      <a:avLst/>
                    </a:prstGeom>
                    <a:noFill/>
                    <a:ln>
                      <a:noFill/>
                    </a:ln>
                  </pic:spPr>
                </pic:pic>
              </a:graphicData>
            </a:graphic>
          </wp:inline>
        </w:drawing>
      </w:r>
    </w:p>
    <w:p w14:paraId="22EF72F5">
      <w:pPr>
        <w:pStyle w:val="3"/>
        <w:rPr>
          <w:rFonts w:hint="eastAsia"/>
        </w:rPr>
      </w:pPr>
    </w:p>
    <w:p w14:paraId="604E502C">
      <w:pPr>
        <w:pStyle w:val="4"/>
        <w:rPr>
          <w:rFonts w:hint="eastAsia"/>
        </w:rPr>
      </w:pPr>
      <w:bookmarkStart w:id="22" w:name="_Toc22480"/>
      <w:r>
        <w:rPr>
          <w:rFonts w:hint="eastAsia"/>
        </w:rPr>
        <w:t>数据字典</w:t>
      </w:r>
      <w:bookmarkEnd w:id="22"/>
    </w:p>
    <w:p w14:paraId="069D00BC">
      <w:pPr>
        <w:pStyle w:val="3"/>
      </w:pPr>
      <w:r>
        <w:rPr>
          <w:rFonts w:hint="eastAsia"/>
        </w:rPr>
        <w:t>可见《数据</w:t>
      </w:r>
      <w:r>
        <w:rPr>
          <w:rFonts w:hint="eastAsia"/>
          <w:lang w:val="en-US" w:eastAsia="zh-CN"/>
        </w:rPr>
        <w:t>存储</w:t>
      </w:r>
      <w:r>
        <w:rPr>
          <w:rFonts w:hint="eastAsia"/>
        </w:rPr>
        <w:t>设计说明书》</w:t>
      </w:r>
    </w:p>
    <w:p w14:paraId="35F16552">
      <w:pPr>
        <w:pStyle w:val="2"/>
        <w:rPr>
          <w:rFonts w:hint="eastAsia"/>
        </w:rPr>
      </w:pPr>
      <w:bookmarkStart w:id="23" w:name="_Toc31116"/>
      <w:r>
        <w:rPr>
          <w:rFonts w:hint="eastAsia"/>
        </w:rPr>
        <w:t>性能</w:t>
      </w:r>
      <w:bookmarkEnd w:id="23"/>
    </w:p>
    <w:p w14:paraId="4B935AE2">
      <w:pPr>
        <w:pStyle w:val="3"/>
        <w:rPr>
          <w:rFonts w:hint="eastAsia"/>
        </w:rPr>
      </w:pPr>
      <w:r>
        <w:rPr>
          <w:rFonts w:hint="eastAsia"/>
        </w:rPr>
        <w:t>所有企业信息，个人信息的响应时间不应该超过20秒。</w:t>
      </w:r>
    </w:p>
    <w:p w14:paraId="2FD9F8E6">
      <w:pPr>
        <w:pStyle w:val="2"/>
        <w:rPr>
          <w:rFonts w:hint="eastAsia"/>
        </w:rPr>
      </w:pPr>
      <w:bookmarkStart w:id="24" w:name="_Toc578"/>
      <w:r>
        <w:rPr>
          <w:rFonts w:hint="eastAsia"/>
        </w:rPr>
        <w:t>接口</w:t>
      </w:r>
      <w:bookmarkEnd w:id="24"/>
    </w:p>
    <w:p w14:paraId="00501F3A">
      <w:pPr>
        <w:pStyle w:val="4"/>
        <w:rPr>
          <w:rFonts w:hint="eastAsia"/>
          <w:snapToGrid/>
        </w:rPr>
      </w:pPr>
      <w:bookmarkStart w:id="25" w:name="_Toc32078"/>
      <w:r>
        <w:rPr>
          <w:rFonts w:hint="eastAsia"/>
          <w:snapToGrid/>
        </w:rPr>
        <w:t>软件接口</w:t>
      </w:r>
      <w:bookmarkEnd w:id="25"/>
    </w:p>
    <w:p w14:paraId="3FE92E74">
      <w:pPr>
        <w:numPr>
          <w:ilvl w:val="0"/>
          <w:numId w:val="4"/>
        </w:numPr>
        <w:rPr>
          <w:rFonts w:hint="eastAsia"/>
        </w:rPr>
      </w:pPr>
      <w:r>
        <w:rPr>
          <w:rFonts w:hint="eastAsia"/>
        </w:rPr>
        <w:t>邮件</w:t>
      </w:r>
      <w:r>
        <w:rPr>
          <w:rStyle w:val="20"/>
          <w:rFonts w:hint="eastAsia"/>
          <w:color w:val="auto"/>
        </w:rPr>
        <w:t>发送</w:t>
      </w:r>
      <w:r>
        <w:rPr>
          <w:rFonts w:hint="eastAsia"/>
        </w:rPr>
        <w:t>接口（JAVAMAIL）</w:t>
      </w:r>
    </w:p>
    <w:p w14:paraId="2F79979B">
      <w:pPr>
        <w:numPr>
          <w:ilvl w:val="0"/>
          <w:numId w:val="4"/>
        </w:numPr>
        <w:rPr>
          <w:rFonts w:hint="eastAsia"/>
        </w:rPr>
      </w:pPr>
      <w:r>
        <w:rPr>
          <w:rFonts w:hint="eastAsia"/>
        </w:rPr>
        <w:t>数据</w:t>
      </w:r>
      <w:r>
        <w:rPr>
          <w:rStyle w:val="20"/>
          <w:rFonts w:hint="eastAsia"/>
          <w:color w:val="auto"/>
        </w:rPr>
        <w:t>密码</w:t>
      </w:r>
      <w:r>
        <w:rPr>
          <w:rFonts w:hint="eastAsia"/>
        </w:rPr>
        <w:t>加密(MD5)</w:t>
      </w:r>
    </w:p>
    <w:p w14:paraId="456DBCC4">
      <w:pPr>
        <w:numPr>
          <w:ilvl w:val="0"/>
          <w:numId w:val="4"/>
        </w:numPr>
        <w:rPr>
          <w:rFonts w:hint="eastAsia"/>
        </w:rPr>
      </w:pPr>
      <w:r>
        <w:rPr>
          <w:rFonts w:hint="eastAsia"/>
        </w:rPr>
        <w:t>文件上传下载（</w:t>
      </w:r>
      <w:r>
        <w:t>SmartUpload</w:t>
      </w:r>
      <w:r>
        <w:rPr>
          <w:rFonts w:hint="eastAsia"/>
        </w:rPr>
        <w:t>）</w:t>
      </w:r>
    </w:p>
    <w:p w14:paraId="4FD99056">
      <w:pPr>
        <w:numPr>
          <w:ilvl w:val="0"/>
          <w:numId w:val="4"/>
        </w:numPr>
        <w:rPr>
          <w:rFonts w:hint="eastAsia"/>
        </w:rPr>
      </w:pPr>
      <w:r>
        <w:rPr>
          <w:rFonts w:hint="eastAsia"/>
        </w:rPr>
        <w:t>日期选择（WDATEPICKER）</w:t>
      </w:r>
    </w:p>
    <w:p w14:paraId="405BC91C"/>
    <w:sectPr>
      <w:headerReference r:id="rId6" w:type="default"/>
      <w:footerReference r:id="rId7" w:type="default"/>
      <w:pgSz w:w="11906" w:h="16838"/>
      <w:pgMar w:top="1440" w:right="1797" w:bottom="1440" w:left="1797" w:header="851" w:footer="992" w:gutter="0"/>
      <w:pgNumType w:start="1"/>
      <w:cols w:space="720" w:num="1"/>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FD34C3">
    <w:pPr>
      <w:pStyle w:val="9"/>
      <w:framePr w:wrap="around" w:vAnchor="text" w:hAnchor="margin" w:xAlign="right" w:y="1"/>
      <w:rPr>
        <w:rStyle w:val="18"/>
      </w:rPr>
    </w:pPr>
    <w:r>
      <w:fldChar w:fldCharType="begin"/>
    </w:r>
    <w:r>
      <w:rPr>
        <w:rStyle w:val="18"/>
      </w:rPr>
      <w:instrText xml:space="preserve">PAGE  </w:instrText>
    </w:r>
    <w:r>
      <w:fldChar w:fldCharType="separate"/>
    </w:r>
    <w:r>
      <w:fldChar w:fldCharType="end"/>
    </w:r>
  </w:p>
  <w:p w14:paraId="1E711C1E">
    <w:pPr>
      <w:pStyle w:val="9"/>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2FF6A3">
    <w:pPr>
      <w:pStyle w:val="9"/>
      <w:ind w:right="360"/>
      <w:jc w:val="both"/>
      <w:rPr>
        <w:rFonts w:hint="eastAsia"/>
      </w:rPr>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5"/>
      <w:tblW w:w="0" w:type="auto"/>
      <w:tblInd w:w="0" w:type="dxa"/>
      <w:tblBorders>
        <w:top w:val="none" w:color="auto" w:sz="0" w:space="0"/>
        <w:left w:val="none" w:color="auto" w:sz="0" w:space="0"/>
        <w:bottom w:val="single" w:color="auto" w:sz="6"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64"/>
      <w:gridCol w:w="4264"/>
    </w:tblGrid>
    <w:tr w14:paraId="224F8667">
      <w:tblPrEx>
        <w:tblBorders>
          <w:top w:val="none" w:color="auto" w:sz="0"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ins w:id="0" w:author="henry xiao" w:date="2002-07-24T15:06:00Z"/>
      </w:trPr>
      <w:tc>
        <w:tcPr>
          <w:tcW w:w="4264" w:type="dxa"/>
          <w:noWrap w:val="0"/>
          <w:vAlign w:val="top"/>
        </w:tcPr>
        <w:p w14:paraId="38C7AE20">
          <w:pPr>
            <w:pStyle w:val="10"/>
            <w:jc w:val="both"/>
            <w:rPr>
              <w:ins w:id="1" w:author="henry xiao" w:date="2002-07-24T15:06:00Z"/>
              <w:rFonts w:hint="eastAsia"/>
            </w:rPr>
          </w:pPr>
          <w:r>
            <w:rPr>
              <w:rFonts w:hint="eastAsia"/>
            </w:rPr>
            <w:t>软件需求规约</w:t>
          </w:r>
        </w:p>
      </w:tc>
      <w:tc>
        <w:tcPr>
          <w:tcW w:w="4264" w:type="dxa"/>
          <w:noWrap w:val="0"/>
          <w:vAlign w:val="top"/>
        </w:tcPr>
        <w:p w14:paraId="63383375">
          <w:pPr>
            <w:pStyle w:val="10"/>
            <w:jc w:val="right"/>
            <w:rPr>
              <w:ins w:id="2" w:author="henry xiao" w:date="2002-07-24T15:06:00Z"/>
              <w:rFonts w:hint="eastAsia"/>
            </w:rPr>
          </w:pPr>
          <w:ins w:id="3" w:author="henry xiao" w:date="2002-08-08T16:39:00Z">
            <w:r>
              <w:rPr/>
              <w:fldChar w:fldCharType="begin"/>
            </w:r>
          </w:ins>
          <w:ins w:id="4" w:author="henry xiao" w:date="2002-08-08T16:39:00Z">
            <w:r>
              <w:rPr/>
              <w:instrText xml:space="preserve"> </w:instrText>
            </w:r>
          </w:ins>
          <w:ins w:id="5" w:author="henry xiao" w:date="2002-08-08T16:39:00Z">
            <w:r>
              <w:rPr>
                <w:rFonts w:hint="eastAsia"/>
              </w:rPr>
              <w:instrText xml:space="preserve">DOCPROPERTY "项目名称"  \* MERGEFORMAT</w:instrText>
            </w:r>
          </w:ins>
          <w:ins w:id="6" w:author="henry xiao" w:date="2002-08-08T16:39:00Z">
            <w:r>
              <w:rPr/>
              <w:instrText xml:space="preserve"> </w:instrText>
            </w:r>
          </w:ins>
          <w:r>
            <w:fldChar w:fldCharType="separate"/>
          </w:r>
          <w:r>
            <w:rPr>
              <w:rFonts w:hint="eastAsia"/>
            </w:rPr>
            <w:t>&lt;</w:t>
          </w:r>
          <w:r>
            <w:rPr>
              <w:rFonts w:hint="eastAsia"/>
              <w:lang w:eastAsia="zh-CN"/>
            </w:rPr>
            <w:t>虚拟仿真实训教学管理及资源共享云平台</w:t>
          </w:r>
          <w:r>
            <w:rPr>
              <w:rFonts w:hint="eastAsia"/>
            </w:rPr>
            <w:t>&gt;</w:t>
          </w:r>
          <w:ins w:id="7" w:author="henry xiao" w:date="2002-08-08T16:39:00Z">
            <w:r>
              <w:rPr/>
              <w:fldChar w:fldCharType="end"/>
            </w:r>
          </w:ins>
        </w:p>
      </w:tc>
    </w:tr>
  </w:tbl>
  <w:p w14:paraId="6F6A5F20">
    <w:pPr>
      <w:pStyle w:val="10"/>
      <w:jc w:val="both"/>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6"/>
    <w:multiLevelType w:val="multilevel"/>
    <w:tmpl w:val="00000006"/>
    <w:lvl w:ilvl="0" w:tentative="0">
      <w:start w:val="1"/>
      <w:numFmt w:val="decimal"/>
      <w:pStyle w:val="2"/>
      <w:lvlText w:val="%1."/>
      <w:lvlJc w:val="left"/>
      <w:pPr>
        <w:tabs>
          <w:tab w:val="left" w:pos="0"/>
        </w:tabs>
        <w:ind w:left="0" w:firstLine="0"/>
      </w:pPr>
      <w:rPr>
        <w:rFonts w:hint="eastAsia"/>
      </w:rPr>
    </w:lvl>
    <w:lvl w:ilvl="1" w:tentative="0">
      <w:start w:val="1"/>
      <w:numFmt w:val="decimal"/>
      <w:pStyle w:val="4"/>
      <w:lvlText w:val="%1.%2"/>
      <w:lvlJc w:val="left"/>
      <w:pPr>
        <w:tabs>
          <w:tab w:val="left" w:pos="0"/>
        </w:tabs>
        <w:ind w:left="0" w:firstLine="0"/>
      </w:pPr>
      <w:rPr>
        <w:rFonts w:hint="eastAsia"/>
      </w:rPr>
    </w:lvl>
    <w:lvl w:ilvl="2" w:tentative="0">
      <w:start w:val="1"/>
      <w:numFmt w:val="decimal"/>
      <w:pStyle w:val="5"/>
      <w:lvlText w:val="%1.%2.%3"/>
      <w:lvlJc w:val="left"/>
      <w:pPr>
        <w:tabs>
          <w:tab w:val="left" w:pos="0"/>
        </w:tabs>
        <w:ind w:left="0" w:firstLine="0"/>
      </w:pPr>
    </w:lvl>
    <w:lvl w:ilvl="3" w:tentative="0">
      <w:start w:val="1"/>
      <w:numFmt w:val="decimal"/>
      <w:suff w:val="space"/>
      <w:lvlText w:val="%1.%2.%3.%4"/>
      <w:lvlJc w:val="left"/>
      <w:pPr>
        <w:ind w:left="0" w:firstLine="0"/>
      </w:pPr>
      <w:rPr>
        <w:rFonts w:hint="eastAsia"/>
      </w:rPr>
    </w:lvl>
    <w:lvl w:ilvl="4" w:tentative="0">
      <w:start w:val="1"/>
      <w:numFmt w:val="decimal"/>
      <w:suff w:val="space"/>
      <w:lvlText w:val="%1.%2.%3.%4.%5"/>
      <w:lvlJc w:val="left"/>
      <w:pPr>
        <w:ind w:left="0" w:firstLine="0"/>
      </w:pPr>
      <w:rPr>
        <w:rFonts w:hint="eastAsia"/>
      </w:rPr>
    </w:lvl>
    <w:lvl w:ilvl="5" w:tentative="0">
      <w:start w:val="1"/>
      <w:numFmt w:val="decimal"/>
      <w:suff w:val="space"/>
      <w:lvlText w:val="%1.%2.%3.%4.%5.%6"/>
      <w:lvlJc w:val="left"/>
      <w:pPr>
        <w:ind w:left="0" w:firstLine="0"/>
      </w:pPr>
      <w:rPr>
        <w:rFonts w:hint="eastAsia"/>
      </w:rPr>
    </w:lvl>
    <w:lvl w:ilvl="6" w:tentative="0">
      <w:start w:val="1"/>
      <w:numFmt w:val="decimal"/>
      <w:lvlText w:val="%1.%2.%3.%4.%5.%6.%7"/>
      <w:lvlJc w:val="left"/>
      <w:pPr>
        <w:tabs>
          <w:tab w:val="left" w:pos="0"/>
        </w:tabs>
        <w:ind w:left="0" w:firstLine="0"/>
      </w:pPr>
      <w:rPr>
        <w:rFonts w:hint="eastAsia"/>
      </w:rPr>
    </w:lvl>
    <w:lvl w:ilvl="7" w:tentative="0">
      <w:start w:val="1"/>
      <w:numFmt w:val="decimal"/>
      <w:lvlText w:val="%1.%2.%3.%4.%5.%6.%7.%8"/>
      <w:lvlJc w:val="left"/>
      <w:pPr>
        <w:tabs>
          <w:tab w:val="left" w:pos="0"/>
        </w:tabs>
        <w:ind w:left="0" w:firstLine="0"/>
      </w:pPr>
      <w:rPr>
        <w:rFonts w:hint="eastAsia"/>
      </w:rPr>
    </w:lvl>
    <w:lvl w:ilvl="8" w:tentative="0">
      <w:start w:val="1"/>
      <w:numFmt w:val="decimal"/>
      <w:lvlText w:val="%1.%2.%3.%4.%5.%6.%7.%8.%9"/>
      <w:lvlJc w:val="left"/>
      <w:pPr>
        <w:tabs>
          <w:tab w:val="left" w:pos="0"/>
        </w:tabs>
        <w:ind w:left="0" w:firstLine="0"/>
      </w:pPr>
      <w:rPr>
        <w:rFonts w:hint="eastAsia"/>
      </w:rPr>
    </w:lvl>
  </w:abstractNum>
  <w:abstractNum w:abstractNumId="1">
    <w:nsid w:val="0000000A"/>
    <w:multiLevelType w:val="multilevel"/>
    <w:tmpl w:val="0000000A"/>
    <w:lvl w:ilvl="0" w:tentative="0">
      <w:start w:val="1"/>
      <w:numFmt w:val="lowerLetter"/>
      <w:lvlText w:val="%1."/>
      <w:lvlJc w:val="left"/>
      <w:pPr>
        <w:tabs>
          <w:tab w:val="left" w:pos="845"/>
        </w:tabs>
        <w:ind w:left="845" w:hanging="420"/>
      </w:pPr>
      <w:rPr>
        <w:rFonts w:hint="eastAsia"/>
      </w:rPr>
    </w:lvl>
    <w:lvl w:ilvl="1" w:tentative="0">
      <w:start w:val="3"/>
      <w:numFmt w:val="decimal"/>
      <w:lvlText w:val="%2"/>
      <w:lvlJc w:val="left"/>
      <w:pPr>
        <w:tabs>
          <w:tab w:val="left" w:pos="780"/>
        </w:tabs>
        <w:ind w:left="780" w:hanging="360"/>
      </w:pPr>
      <w:rPr>
        <w:rFonts w:hint="default"/>
      </w:rPr>
    </w:lvl>
    <w:lvl w:ilvl="2" w:tentative="0">
      <w:start w:val="1"/>
      <w:numFmt w:val="decimal"/>
      <w:lvlText w:val="%3、"/>
      <w:lvlJc w:val="left"/>
      <w:pPr>
        <w:tabs>
          <w:tab w:val="left" w:pos="1200"/>
        </w:tabs>
        <w:ind w:left="1200" w:hanging="360"/>
      </w:pPr>
      <w:rPr>
        <w:rFonts w:hint="default"/>
      </w:rPr>
    </w:lvl>
    <w:lvl w:ilvl="3" w:tentative="0">
      <w:start w:val="1"/>
      <w:numFmt w:val="decimal"/>
      <w:lvlText w:val="%4."/>
      <w:lvlJc w:val="left"/>
      <w:pPr>
        <w:tabs>
          <w:tab w:val="left" w:pos="1554"/>
        </w:tabs>
        <w:ind w:left="1554"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1554"/>
        </w:tabs>
        <w:ind w:left="1554"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00000013"/>
    <w:multiLevelType w:val="multilevel"/>
    <w:tmpl w:val="00000013"/>
    <w:lvl w:ilvl="0" w:tentative="0">
      <w:start w:val="1"/>
      <w:numFmt w:val="bullet"/>
      <w:lvlText w:val=""/>
      <w:lvlJc w:val="left"/>
      <w:pPr>
        <w:tabs>
          <w:tab w:val="left" w:pos="780"/>
        </w:tabs>
        <w:ind w:left="780" w:hanging="420"/>
      </w:pPr>
      <w:rPr>
        <w:rFonts w:hint="default" w:ascii="Wingdings" w:hAnsi="Wingdings"/>
      </w:rPr>
    </w:lvl>
    <w:lvl w:ilvl="1" w:tentative="0">
      <w:start w:val="1"/>
      <w:numFmt w:val="bullet"/>
      <w:lvlText w:val=""/>
      <w:lvlJc w:val="left"/>
      <w:pPr>
        <w:tabs>
          <w:tab w:val="left" w:pos="1200"/>
        </w:tabs>
        <w:ind w:left="1200" w:hanging="420"/>
      </w:pPr>
      <w:rPr>
        <w:rFonts w:hint="default" w:ascii="Wingdings" w:hAnsi="Wingdings"/>
      </w:rPr>
    </w:lvl>
    <w:lvl w:ilvl="2" w:tentative="0">
      <w:start w:val="1"/>
      <w:numFmt w:val="bullet"/>
      <w:lvlText w:val=""/>
      <w:lvlJc w:val="left"/>
      <w:pPr>
        <w:tabs>
          <w:tab w:val="left" w:pos="1620"/>
        </w:tabs>
        <w:ind w:left="1620" w:hanging="420"/>
      </w:pPr>
      <w:rPr>
        <w:rFonts w:hint="default" w:ascii="Wingdings" w:hAnsi="Wingdings"/>
      </w:rPr>
    </w:lvl>
    <w:lvl w:ilvl="3" w:tentative="0">
      <w:start w:val="1"/>
      <w:numFmt w:val="bullet"/>
      <w:lvlText w:val=""/>
      <w:lvlJc w:val="left"/>
      <w:pPr>
        <w:tabs>
          <w:tab w:val="left" w:pos="2040"/>
        </w:tabs>
        <w:ind w:left="2040" w:hanging="420"/>
      </w:pPr>
      <w:rPr>
        <w:rFonts w:hint="default" w:ascii="Wingdings" w:hAnsi="Wingdings"/>
      </w:rPr>
    </w:lvl>
    <w:lvl w:ilvl="4" w:tentative="0">
      <w:start w:val="1"/>
      <w:numFmt w:val="bullet"/>
      <w:lvlText w:val=""/>
      <w:lvlJc w:val="left"/>
      <w:pPr>
        <w:tabs>
          <w:tab w:val="left" w:pos="2460"/>
        </w:tabs>
        <w:ind w:left="2460" w:hanging="420"/>
      </w:pPr>
      <w:rPr>
        <w:rFonts w:hint="default" w:ascii="Wingdings" w:hAnsi="Wingdings"/>
      </w:rPr>
    </w:lvl>
    <w:lvl w:ilvl="5" w:tentative="0">
      <w:start w:val="1"/>
      <w:numFmt w:val="bullet"/>
      <w:lvlText w:val=""/>
      <w:lvlJc w:val="left"/>
      <w:pPr>
        <w:tabs>
          <w:tab w:val="left" w:pos="2880"/>
        </w:tabs>
        <w:ind w:left="2880" w:hanging="420"/>
      </w:pPr>
      <w:rPr>
        <w:rFonts w:hint="default" w:ascii="Wingdings" w:hAnsi="Wingdings"/>
      </w:rPr>
    </w:lvl>
    <w:lvl w:ilvl="6" w:tentative="0">
      <w:start w:val="1"/>
      <w:numFmt w:val="bullet"/>
      <w:lvlText w:val=""/>
      <w:lvlJc w:val="left"/>
      <w:pPr>
        <w:tabs>
          <w:tab w:val="left" w:pos="3300"/>
        </w:tabs>
        <w:ind w:left="3300" w:hanging="420"/>
      </w:pPr>
      <w:rPr>
        <w:rFonts w:hint="default" w:ascii="Wingdings" w:hAnsi="Wingdings"/>
      </w:rPr>
    </w:lvl>
    <w:lvl w:ilvl="7" w:tentative="0">
      <w:start w:val="1"/>
      <w:numFmt w:val="bullet"/>
      <w:lvlText w:val=""/>
      <w:lvlJc w:val="left"/>
      <w:pPr>
        <w:tabs>
          <w:tab w:val="left" w:pos="3720"/>
        </w:tabs>
        <w:ind w:left="3720" w:hanging="420"/>
      </w:pPr>
      <w:rPr>
        <w:rFonts w:hint="default" w:ascii="Wingdings" w:hAnsi="Wingdings"/>
      </w:rPr>
    </w:lvl>
    <w:lvl w:ilvl="8" w:tentative="0">
      <w:start w:val="1"/>
      <w:numFmt w:val="bullet"/>
      <w:lvlText w:val=""/>
      <w:lvlJc w:val="left"/>
      <w:pPr>
        <w:tabs>
          <w:tab w:val="left" w:pos="4140"/>
        </w:tabs>
        <w:ind w:left="4140" w:hanging="420"/>
      </w:pPr>
      <w:rPr>
        <w:rFonts w:hint="default" w:ascii="Wingdings" w:hAnsi="Wingdings"/>
      </w:rPr>
    </w:lvl>
  </w:abstractNum>
  <w:abstractNum w:abstractNumId="3">
    <w:nsid w:val="439978F9"/>
    <w:multiLevelType w:val="multilevel"/>
    <w:tmpl w:val="439978F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 w:numId="3">
    <w:abstractNumId w:val="2"/>
  </w:num>
  <w:num w:numId="4">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henry xiao">
    <w15:presenceInfo w15:providerId="None" w15:userId="henry xia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07722A"/>
    <w:rsid w:val="05D27519"/>
    <w:rsid w:val="1A0E09F0"/>
    <w:rsid w:val="2107722A"/>
    <w:rsid w:val="2BEC169E"/>
    <w:rsid w:val="3A35120E"/>
    <w:rsid w:val="3A35598B"/>
    <w:rsid w:val="47947AFC"/>
    <w:rsid w:val="4DAF6A48"/>
    <w:rsid w:val="4EEB3586"/>
    <w:rsid w:val="500804DB"/>
    <w:rsid w:val="59114FB0"/>
    <w:rsid w:val="5E4C19C5"/>
    <w:rsid w:val="61686204"/>
    <w:rsid w:val="61D1258B"/>
    <w:rsid w:val="67134ADD"/>
    <w:rsid w:val="6C7A7686"/>
    <w:rsid w:val="793F70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tLeast"/>
    </w:pPr>
    <w:rPr>
      <w:rFonts w:ascii="Arial" w:hAnsi="Arial" w:eastAsia="宋体" w:cs="Times New Roman"/>
      <w:snapToGrid w:val="0"/>
      <w:lang w:val="en-US" w:eastAsia="zh-CN" w:bidi="ar-SA"/>
    </w:rPr>
  </w:style>
  <w:style w:type="paragraph" w:styleId="2">
    <w:name w:val="heading 1"/>
    <w:basedOn w:val="1"/>
    <w:next w:val="3"/>
    <w:qFormat/>
    <w:uiPriority w:val="0"/>
    <w:pPr>
      <w:keepNext/>
      <w:numPr>
        <w:ilvl w:val="0"/>
        <w:numId w:val="1"/>
      </w:numPr>
      <w:spacing w:before="120" w:after="60"/>
      <w:outlineLvl w:val="0"/>
    </w:pPr>
    <w:rPr>
      <w:rFonts w:ascii="Arial" w:hAnsi="Arial"/>
      <w:b/>
      <w:snapToGrid w:val="0"/>
      <w:kern w:val="0"/>
      <w:sz w:val="32"/>
    </w:rPr>
  </w:style>
  <w:style w:type="paragraph" w:styleId="4">
    <w:name w:val="heading 2"/>
    <w:basedOn w:val="2"/>
    <w:next w:val="3"/>
    <w:qFormat/>
    <w:uiPriority w:val="0"/>
    <w:pPr>
      <w:numPr>
        <w:ilvl w:val="1"/>
        <w:numId w:val="1"/>
      </w:numPr>
      <w:outlineLvl w:val="1"/>
    </w:pPr>
    <w:rPr>
      <w:sz w:val="24"/>
    </w:rPr>
  </w:style>
  <w:style w:type="paragraph" w:styleId="5">
    <w:name w:val="heading 3"/>
    <w:basedOn w:val="2"/>
    <w:next w:val="3"/>
    <w:qFormat/>
    <w:uiPriority w:val="0"/>
    <w:pPr>
      <w:numPr>
        <w:ilvl w:val="2"/>
        <w:numId w:val="1"/>
      </w:numPr>
      <w:outlineLvl w:val="2"/>
    </w:pPr>
    <w:rPr>
      <w:b w:val="0"/>
      <w:i/>
      <w:sz w:val="21"/>
    </w:rPr>
  </w:style>
  <w:style w:type="paragraph" w:styleId="6">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6">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3">
    <w:name w:val="Body Text"/>
    <w:basedOn w:val="1"/>
    <w:next w:val="1"/>
    <w:qFormat/>
    <w:uiPriority w:val="0"/>
    <w:pPr>
      <w:keepLines/>
      <w:spacing w:before="40" w:beforeLines="0" w:beforeAutospacing="0" w:after="40" w:afterLines="0" w:afterAutospacing="0"/>
      <w:ind w:left="720"/>
    </w:pPr>
    <w:rPr>
      <w:rFonts w:ascii="Arial" w:hAnsi="Arial" w:eastAsia="宋体"/>
      <w:snapToGrid w:val="0"/>
      <w:lang w:val="en-US" w:eastAsia="zh-CN"/>
    </w:rPr>
  </w:style>
  <w:style w:type="paragraph" w:styleId="7">
    <w:name w:val="Normal Indent"/>
    <w:basedOn w:val="1"/>
    <w:qFormat/>
    <w:uiPriority w:val="0"/>
    <w:pPr>
      <w:ind w:left="900" w:hanging="900"/>
    </w:pPr>
  </w:style>
  <w:style w:type="paragraph" w:styleId="8">
    <w:name w:val="toc 3"/>
    <w:basedOn w:val="1"/>
    <w:next w:val="1"/>
    <w:qFormat/>
    <w:uiPriority w:val="39"/>
    <w:pPr>
      <w:ind w:left="400"/>
    </w:pPr>
    <w:rPr>
      <w:i/>
    </w:rPr>
  </w:style>
  <w:style w:type="paragraph" w:styleId="9">
    <w:name w:val="footer"/>
    <w:basedOn w:val="1"/>
    <w:qFormat/>
    <w:uiPriority w:val="0"/>
    <w:pPr>
      <w:tabs>
        <w:tab w:val="center" w:pos="4320"/>
        <w:tab w:val="right" w:pos="8640"/>
      </w:tabs>
      <w:spacing w:line="240" w:lineRule="atLeast"/>
      <w:jc w:val="left"/>
    </w:pPr>
    <w:rPr>
      <w:rFonts w:ascii="Arial" w:hAnsi="Arial" w:eastAsia="Arial"/>
      <w:snapToGrid w:val="0"/>
      <w:kern w:val="0"/>
      <w:sz w:val="20"/>
    </w:rPr>
  </w:style>
  <w:style w:type="paragraph" w:styleId="10">
    <w:name w:val="header"/>
    <w:basedOn w:val="1"/>
    <w:qFormat/>
    <w:uiPriority w:val="0"/>
    <w:pPr>
      <w:tabs>
        <w:tab w:val="center" w:pos="4320"/>
        <w:tab w:val="right" w:pos="8640"/>
      </w:tabs>
      <w:spacing w:line="240" w:lineRule="atLeast"/>
      <w:jc w:val="left"/>
    </w:pPr>
    <w:rPr>
      <w:rFonts w:ascii="Arial" w:hAnsi="Arial"/>
      <w:snapToGrid w:val="0"/>
      <w:kern w:val="0"/>
      <w:sz w:val="20"/>
    </w:rPr>
  </w:style>
  <w:style w:type="paragraph" w:styleId="11">
    <w:name w:val="toc 1"/>
    <w:basedOn w:val="1"/>
    <w:next w:val="1"/>
    <w:qFormat/>
    <w:uiPriority w:val="39"/>
    <w:pPr>
      <w:spacing w:before="120" w:beforeLines="0" w:beforeAutospacing="0" w:after="120" w:afterLines="0" w:afterAutospacing="0"/>
    </w:pPr>
    <w:rPr>
      <w:b/>
      <w:caps/>
    </w:rPr>
  </w:style>
  <w:style w:type="paragraph" w:styleId="12">
    <w:name w:val="toc 2"/>
    <w:basedOn w:val="1"/>
    <w:next w:val="1"/>
    <w:qFormat/>
    <w:uiPriority w:val="39"/>
    <w:pPr>
      <w:ind w:left="200"/>
    </w:pPr>
    <w:rPr>
      <w:smallCaps/>
    </w:rPr>
  </w:style>
  <w:style w:type="paragraph" w:styleId="13">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4">
    <w:name w:val="Title"/>
    <w:basedOn w:val="1"/>
    <w:next w:val="1"/>
    <w:qFormat/>
    <w:uiPriority w:val="0"/>
    <w:pPr>
      <w:jc w:val="center"/>
    </w:pPr>
    <w:rPr>
      <w:rFonts w:ascii="Arial" w:hAnsi="Arial"/>
      <w:b/>
      <w:snapToGrid w:val="0"/>
      <w:kern w:val="0"/>
      <w:sz w:val="36"/>
    </w:rPr>
  </w:style>
  <w:style w:type="character" w:styleId="17">
    <w:name w:val="Strong"/>
    <w:basedOn w:val="16"/>
    <w:qFormat/>
    <w:uiPriority w:val="0"/>
    <w:rPr>
      <w:b/>
    </w:rPr>
  </w:style>
  <w:style w:type="character" w:styleId="18">
    <w:name w:val="page number"/>
    <w:qFormat/>
    <w:uiPriority w:val="0"/>
    <w:rPr>
      <w:rFonts w:eastAsia="Arial"/>
    </w:rPr>
  </w:style>
  <w:style w:type="paragraph" w:customStyle="1" w:styleId="19">
    <w:name w:val="Tabletext"/>
    <w:basedOn w:val="1"/>
    <w:qFormat/>
    <w:uiPriority w:val="0"/>
    <w:pPr>
      <w:spacing w:line="240" w:lineRule="atLeast"/>
      <w:jc w:val="left"/>
    </w:pPr>
    <w:rPr>
      <w:rFonts w:ascii="Arial" w:hAnsi="Arial"/>
      <w:snapToGrid w:val="0"/>
      <w:kern w:val="0"/>
      <w:sz w:val="20"/>
    </w:rPr>
  </w:style>
  <w:style w:type="character" w:customStyle="1" w:styleId="20">
    <w:name w:val="SoDA Field"/>
    <w:qFormat/>
    <w:uiPriority w:val="0"/>
    <w:rPr>
      <w:color w:val="0000FF"/>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6" Type="http://schemas.microsoft.com/office/2011/relationships/people" Target="people.xml"/><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endnotes" Target="endnotes.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40</Pages>
  <Words>1469</Words>
  <Characters>1635</Characters>
  <Lines>0</Lines>
  <Paragraphs>0</Paragraphs>
  <TotalTime>14</TotalTime>
  <ScaleCrop>false</ScaleCrop>
  <LinksUpToDate>false</LinksUpToDate>
  <CharactersWithSpaces>1811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2026-03-04T09:15:00Z</dcterms:created>
  <dc:creator>杨登瑞</dc:creator>
  <cp:lastModifiedBy>杨登瑞</cp:lastModifiedBy>
  <dcterms:modified xsi:type="dcterms:W3CDTF">2026-03-05T01:07:38Z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2BFA15F3B6044CA9A22D3CE043C3DDE1_13</vt:lpwstr>
  </property>
  <property fmtid="{D5CDD505-2E9C-101B-9397-08002B2CF9AE}" pid="4" name="KSOTemplateDocerSaveRecord">
    <vt:lpwstr>eyJoZGlkIjoiNzc1ZGMyMTEyZGM4MTViYzQyMWY5ZDUxMjlmZjc4MGIiLCJ1c2VySWQiOiIxNzgwNjQyODczIn0=</vt:lpwstr>
  </property>
</Properties>
</file>